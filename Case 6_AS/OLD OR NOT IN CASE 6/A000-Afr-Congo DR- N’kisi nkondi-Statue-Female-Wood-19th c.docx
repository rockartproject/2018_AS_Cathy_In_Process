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4932" w:rsidRDefault="00F92116">
      <w:r>
        <w:t>A000-Afr-Congo DR-</w:t>
      </w:r>
      <w:r>
        <w:rPr>
          <w:i/>
          <w:iCs/>
        </w:rPr>
        <w:t xml:space="preserve"> </w:t>
      </w:r>
      <w:proofErr w:type="spellStart"/>
      <w:r>
        <w:rPr>
          <w:i/>
          <w:iCs/>
        </w:rPr>
        <w:t>N’kisi</w:t>
      </w:r>
      <w:proofErr w:type="spellEnd"/>
      <w:r>
        <w:rPr>
          <w:i/>
          <w:iCs/>
        </w:rPr>
        <w:t xml:space="preserve"> nkondi</w:t>
      </w:r>
      <w:r>
        <w:t>-Statue-Female-Wood-19</w:t>
      </w:r>
      <w:r>
        <w:rPr>
          <w:vertAlign w:val="superscript"/>
        </w:rPr>
        <w:t>th</w:t>
      </w:r>
      <w:r>
        <w:t xml:space="preserve"> c</w:t>
      </w:r>
    </w:p>
    <w:p w:rsidR="00454932" w:rsidRDefault="00F92116">
      <w:pPr>
        <w:rPr>
          <w:i/>
        </w:rPr>
      </w:pPr>
      <w:r>
        <w:rPr>
          <w:b/>
          <w:i/>
        </w:rPr>
        <w:t>Note:</w:t>
      </w:r>
      <w:r>
        <w:rPr>
          <w:i/>
        </w:rPr>
        <w:t xml:space="preserve"> </w:t>
      </w:r>
      <w:r>
        <w:rPr>
          <w:b/>
          <w:i/>
        </w:rPr>
        <w:t>The Democratic Republic of the Congo</w:t>
      </w:r>
      <w:r>
        <w:rPr>
          <w:i/>
        </w:rPr>
        <w:t xml:space="preserve"> has been known as, in chronological order, the Congo Free State, Belgian Congo, the Republic of Congo-Léopoldville, the Democratic Republic of the Congo and the Republic of Zaire, before returning to its current name the Democratic Republic of the Congo h</w:t>
      </w:r>
      <w:r>
        <w:rPr>
          <w:i/>
        </w:rPr>
        <w:t>ereinafter cited as Congo DR.</w:t>
      </w:r>
    </w:p>
    <w:p w:rsidR="00454932" w:rsidRDefault="00F92116">
      <w:pPr>
        <w:rPr>
          <w:i/>
        </w:rPr>
      </w:pPr>
      <w:r>
        <w:rPr>
          <w:b/>
          <w:i/>
        </w:rPr>
        <w:t>Note: The Kongo people</w:t>
      </w:r>
      <w:r>
        <w:rPr>
          <w:i/>
        </w:rPr>
        <w:t xml:space="preserve"> (singular: </w:t>
      </w:r>
      <w:proofErr w:type="spellStart"/>
      <w:r>
        <w:rPr>
          <w:i/>
        </w:rPr>
        <w:t>Mukongo</w:t>
      </w:r>
      <w:proofErr w:type="spellEnd"/>
      <w:r>
        <w:rPr>
          <w:i/>
        </w:rPr>
        <w:t xml:space="preserve">, pl. </w:t>
      </w:r>
      <w:proofErr w:type="spellStart"/>
      <w:r>
        <w:rPr>
          <w:i/>
        </w:rPr>
        <w:t>Bakongo</w:t>
      </w:r>
      <w:proofErr w:type="spellEnd"/>
      <w:r>
        <w:rPr>
          <w:i/>
        </w:rPr>
        <w:t>) speak Kikongo, a Bantu language, who have lived along the Atlantic coast of Central Africa, in a region that, by the 15th century, was a centralized and well-organized Ko</w:t>
      </w:r>
      <w:r>
        <w:rPr>
          <w:i/>
        </w:rPr>
        <w:t>ngo Kingdom but is now a part of three countries: the Democratic Republic of the Congo, the Republic of the Congo and Angola.</w:t>
      </w:r>
    </w:p>
    <w:p w:rsidR="00454932" w:rsidRDefault="00454932">
      <w:pPr>
        <w:ind w:right="4800"/>
        <w:rPr>
          <w:rFonts w:cs="Arial"/>
          <w:bCs/>
          <w:i/>
        </w:rPr>
      </w:pPr>
    </w:p>
    <w:p w:rsidR="00454932" w:rsidRDefault="00F92116">
      <w:r>
        <w:rPr>
          <w:noProof/>
        </w:rPr>
        <w:drawing>
          <wp:inline distT="0" distB="0" distL="0" distR="0">
            <wp:extent cx="1196340" cy="293560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rcRect l="-17" t="-6" r="-17" b="-6"/>
                    <a:stretch>
                      <a:fillRect/>
                    </a:stretch>
                  </pic:blipFill>
                  <pic:spPr bwMode="auto">
                    <a:xfrm>
                      <a:off x="0" y="0"/>
                      <a:ext cx="1196340" cy="2935605"/>
                    </a:xfrm>
                    <a:prstGeom prst="rect">
                      <a:avLst/>
                    </a:prstGeom>
                  </pic:spPr>
                </pic:pic>
              </a:graphicData>
            </a:graphic>
          </wp:inline>
        </w:drawing>
      </w:r>
      <w:r>
        <w:rPr>
          <w:noProof/>
        </w:rPr>
        <w:drawing>
          <wp:inline distT="0" distB="0" distL="0" distR="0">
            <wp:extent cx="1328420" cy="293814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rcRect l="-13" t="-6" r="-13" b="-6"/>
                    <a:stretch>
                      <a:fillRect/>
                    </a:stretch>
                  </pic:blipFill>
                  <pic:spPr bwMode="auto">
                    <a:xfrm flipH="1">
                      <a:off x="0" y="0"/>
                      <a:ext cx="1328420" cy="2938145"/>
                    </a:xfrm>
                    <a:prstGeom prst="rect">
                      <a:avLst/>
                    </a:prstGeom>
                  </pic:spPr>
                </pic:pic>
              </a:graphicData>
            </a:graphic>
          </wp:inline>
        </w:drawing>
      </w:r>
      <w:r>
        <w:rPr>
          <w:noProof/>
        </w:rPr>
        <w:drawing>
          <wp:inline distT="0" distB="0" distL="0" distR="0">
            <wp:extent cx="2542540" cy="295783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rcRect l="-8" t="-7" r="-8" b="-7"/>
                    <a:stretch>
                      <a:fillRect/>
                    </a:stretch>
                  </pic:blipFill>
                  <pic:spPr bwMode="auto">
                    <a:xfrm>
                      <a:off x="0" y="0"/>
                      <a:ext cx="2542540" cy="2957830"/>
                    </a:xfrm>
                    <a:prstGeom prst="rect">
                      <a:avLst/>
                    </a:prstGeom>
                  </pic:spPr>
                </pic:pic>
              </a:graphicData>
            </a:graphic>
          </wp:inline>
        </w:drawing>
      </w:r>
      <w:r>
        <w:rPr>
          <w:noProof/>
        </w:rPr>
        <w:drawing>
          <wp:inline distT="0" distB="0" distL="0" distR="0">
            <wp:extent cx="1939925" cy="295084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7"/>
                    <a:srcRect l="-10" t="-6" r="-10" b="-6"/>
                    <a:stretch>
                      <a:fillRect/>
                    </a:stretch>
                  </pic:blipFill>
                  <pic:spPr bwMode="auto">
                    <a:xfrm>
                      <a:off x="0" y="0"/>
                      <a:ext cx="1939925" cy="2950845"/>
                    </a:xfrm>
                    <a:prstGeom prst="rect">
                      <a:avLst/>
                    </a:prstGeom>
                  </pic:spPr>
                </pic:pic>
              </a:graphicData>
            </a:graphic>
          </wp:inline>
        </w:drawing>
      </w:r>
      <w:r>
        <w:t xml:space="preserve"> </w:t>
      </w:r>
    </w:p>
    <w:p w:rsidR="00454932" w:rsidRDefault="00F92116">
      <w:r>
        <w:t>Figs. 1-4. Congo DR-</w:t>
      </w:r>
      <w:r>
        <w:rPr>
          <w:i/>
          <w:iCs/>
        </w:rPr>
        <w:t xml:space="preserve"> </w:t>
      </w:r>
      <w:proofErr w:type="spellStart"/>
      <w:r>
        <w:rPr>
          <w:i/>
          <w:iCs/>
        </w:rPr>
        <w:t>N’kisi</w:t>
      </w:r>
      <w:proofErr w:type="spellEnd"/>
      <w:r>
        <w:rPr>
          <w:i/>
          <w:iCs/>
        </w:rPr>
        <w:t xml:space="preserve"> nkondi</w:t>
      </w:r>
      <w:r>
        <w:t>-Statue-Female-Wood-19</w:t>
      </w:r>
      <w:r>
        <w:rPr>
          <w:vertAlign w:val="superscript"/>
        </w:rPr>
        <w:t>th</w:t>
      </w:r>
      <w:r>
        <w:t xml:space="preserve"> c, w</w:t>
      </w:r>
      <w:r>
        <w:rPr>
          <w:rFonts w:cs="Arial"/>
          <w:bCs/>
        </w:rPr>
        <w:t xml:space="preserve">ith shell, fiber, glass and pigments. </w:t>
      </w:r>
    </w:p>
    <w:p w:rsidR="00454932" w:rsidRDefault="00F92116">
      <w:r>
        <w:rPr>
          <w:rStyle w:val="StrongEmphasis"/>
        </w:rPr>
        <w:t>Case no.: 6</w:t>
      </w:r>
    </w:p>
    <w:p w:rsidR="00454932" w:rsidRDefault="00F92116">
      <w:r>
        <w:rPr>
          <w:rStyle w:val="StrongEmphasis"/>
        </w:rPr>
        <w:t>Accession</w:t>
      </w:r>
      <w:r>
        <w:rPr>
          <w:rStyle w:val="StrongEmphasis"/>
        </w:rPr>
        <w:t xml:space="preserve"> Number:</w:t>
      </w:r>
    </w:p>
    <w:p w:rsidR="00454932" w:rsidRDefault="00F92116">
      <w:pPr>
        <w:rPr>
          <w:rStyle w:val="StrongEmphasis"/>
        </w:rPr>
      </w:pPr>
      <w:r>
        <w:rPr>
          <w:rStyle w:val="StrongEmphasis"/>
        </w:rPr>
        <w:t xml:space="preserve">Formal Label: </w:t>
      </w:r>
      <w:r>
        <w:t>Congo DR-</w:t>
      </w:r>
      <w:r>
        <w:rPr>
          <w:i/>
          <w:iCs/>
        </w:rPr>
        <w:t xml:space="preserve"> </w:t>
      </w:r>
      <w:proofErr w:type="spellStart"/>
      <w:r>
        <w:rPr>
          <w:i/>
          <w:iCs/>
        </w:rPr>
        <w:t>N’kisi</w:t>
      </w:r>
      <w:proofErr w:type="spellEnd"/>
      <w:r>
        <w:rPr>
          <w:i/>
          <w:iCs/>
        </w:rPr>
        <w:t xml:space="preserve"> nkondi</w:t>
      </w:r>
      <w:r>
        <w:t>-Statue-Male-Wood-19</w:t>
      </w:r>
      <w:r>
        <w:rPr>
          <w:vertAlign w:val="superscript"/>
        </w:rPr>
        <w:t>th</w:t>
      </w:r>
      <w:r>
        <w:t xml:space="preserve"> c</w:t>
      </w:r>
    </w:p>
    <w:p w:rsidR="00454932" w:rsidRDefault="00F92116">
      <w:pPr>
        <w:rPr>
          <w:b/>
          <w:bCs/>
        </w:rPr>
      </w:pPr>
      <w:r>
        <w:rPr>
          <w:b/>
          <w:bCs/>
        </w:rPr>
        <w:t>Display Description:</w:t>
      </w:r>
    </w:p>
    <w:p w:rsidR="00454932" w:rsidRDefault="00454932">
      <w:pPr>
        <w:rPr>
          <w:b/>
          <w:bCs/>
        </w:rPr>
      </w:pPr>
    </w:p>
    <w:p w:rsidR="00454932" w:rsidRDefault="00F92116">
      <w:pPr>
        <w:ind w:firstLine="720"/>
      </w:pPr>
      <w:r>
        <w:t xml:space="preserve">This figure is a </w:t>
      </w:r>
      <w:proofErr w:type="spellStart"/>
      <w:r>
        <w:rPr>
          <w:i/>
          <w:iCs/>
        </w:rPr>
        <w:t>nkisi</w:t>
      </w:r>
      <w:proofErr w:type="spellEnd"/>
      <w:r>
        <w:t xml:space="preserve"> (plural </w:t>
      </w:r>
      <w:proofErr w:type="spellStart"/>
      <w:r>
        <w:rPr>
          <w:i/>
          <w:iCs/>
        </w:rPr>
        <w:t>minkisi</w:t>
      </w:r>
      <w:proofErr w:type="spellEnd"/>
      <w:r>
        <w:t xml:space="preserve">) of the type known as </w:t>
      </w:r>
      <w:proofErr w:type="spellStart"/>
      <w:r>
        <w:rPr>
          <w:i/>
          <w:iCs/>
        </w:rPr>
        <w:t>nkondi</w:t>
      </w:r>
      <w:proofErr w:type="spellEnd"/>
      <w:r>
        <w:t xml:space="preserve"> (plural </w:t>
      </w:r>
      <w:proofErr w:type="spellStart"/>
      <w:r>
        <w:rPr>
          <w:i/>
          <w:iCs/>
        </w:rPr>
        <w:t>minkondi</w:t>
      </w:r>
      <w:proofErr w:type="spellEnd"/>
      <w:r>
        <w:rPr>
          <w:i/>
          <w:iCs/>
        </w:rPr>
        <w:t xml:space="preserve">) </w:t>
      </w:r>
      <w:r>
        <w:t xml:space="preserve">from the Congo basin in west central Africa. </w:t>
      </w:r>
      <w:proofErr w:type="spellStart"/>
      <w:r>
        <w:rPr>
          <w:i/>
          <w:iCs/>
        </w:rPr>
        <w:t>Nkisi</w:t>
      </w:r>
      <w:proofErr w:type="spellEnd"/>
      <w:r>
        <w:rPr>
          <w:i/>
          <w:iCs/>
        </w:rPr>
        <w:t xml:space="preserve"> </w:t>
      </w:r>
      <w:r>
        <w:t>is a general term referrin</w:t>
      </w:r>
      <w:r>
        <w:t xml:space="preserve">g to spirits and the objects that house them. </w:t>
      </w:r>
      <w:proofErr w:type="spellStart"/>
      <w:r>
        <w:rPr>
          <w:i/>
          <w:iCs/>
        </w:rPr>
        <w:t>Nkondi</w:t>
      </w:r>
      <w:proofErr w:type="spellEnd"/>
      <w:r>
        <w:t xml:space="preserve"> refers more specifically to the category of objects were carved and animated by hammering nails into its body by </w:t>
      </w:r>
      <w:proofErr w:type="spellStart"/>
      <w:r>
        <w:rPr>
          <w:i/>
          <w:iCs/>
        </w:rPr>
        <w:t>nganga</w:t>
      </w:r>
      <w:proofErr w:type="spellEnd"/>
      <w:r>
        <w:t xml:space="preserve"> (ritual specialists), who would work in conjunction with a supplicant or a separate</w:t>
      </w:r>
      <w:r>
        <w:t xml:space="preserve"> artisan. The carved figure (usually anthropomorphic, but occasionally taking the form of an animal such as a dog or panther) would act as a container, which would be animated and empowered by the insertion of a parcel of medicine (</w:t>
      </w:r>
      <w:proofErr w:type="spellStart"/>
      <w:r>
        <w:rPr>
          <w:i/>
          <w:iCs/>
        </w:rPr>
        <w:t>bilongo</w:t>
      </w:r>
      <w:proofErr w:type="spellEnd"/>
      <w:r>
        <w:t xml:space="preserve">). </w:t>
      </w:r>
    </w:p>
    <w:p w:rsidR="00454932" w:rsidRDefault="00F92116">
      <w:pPr>
        <w:ind w:firstLine="720"/>
        <w:jc w:val="both"/>
      </w:pPr>
      <w:r>
        <w:rPr>
          <w:rFonts w:cs="Arial"/>
          <w:bCs/>
        </w:rPr>
        <w:t xml:space="preserve">This </w:t>
      </w:r>
      <w:proofErr w:type="spellStart"/>
      <w:r>
        <w:rPr>
          <w:rFonts w:cs="Arial"/>
          <w:bCs/>
          <w:i/>
          <w:iCs/>
        </w:rPr>
        <w:t>nkisi</w:t>
      </w:r>
      <w:proofErr w:type="spellEnd"/>
      <w:r>
        <w:rPr>
          <w:rFonts w:cs="Arial"/>
          <w:bCs/>
          <w:i/>
          <w:iCs/>
        </w:rPr>
        <w:t xml:space="preserve"> </w:t>
      </w:r>
      <w:r>
        <w:rPr>
          <w:rFonts w:cs="Arial"/>
          <w:bCs/>
        </w:rPr>
        <w:t>ha</w:t>
      </w:r>
      <w:r>
        <w:rPr>
          <w:rFonts w:cs="Arial"/>
          <w:bCs/>
        </w:rPr>
        <w:t xml:space="preserve">s the physical attributes of a medicine woman and her medicine paraphernalia which is powerless until it has been activated on a particular patient. This </w:t>
      </w:r>
      <w:proofErr w:type="spellStart"/>
      <w:r>
        <w:rPr>
          <w:rFonts w:cs="Arial"/>
          <w:bCs/>
          <w:i/>
          <w:iCs/>
        </w:rPr>
        <w:t>nkisi</w:t>
      </w:r>
      <w:proofErr w:type="spellEnd"/>
      <w:r>
        <w:rPr>
          <w:rFonts w:cs="Arial"/>
          <w:bCs/>
        </w:rPr>
        <w:t xml:space="preserve"> has a classic </w:t>
      </w:r>
      <w:proofErr w:type="spellStart"/>
      <w:r>
        <w:rPr>
          <w:rFonts w:cs="Arial"/>
          <w:bCs/>
        </w:rPr>
        <w:t>BaKongo</w:t>
      </w:r>
      <w:proofErr w:type="spellEnd"/>
      <w:r>
        <w:rPr>
          <w:rFonts w:cs="Arial"/>
          <w:bCs/>
        </w:rPr>
        <w:t xml:space="preserve"> face with expectant glass eyes and wrinkled brow, suggestive of the seriou</w:t>
      </w:r>
      <w:r>
        <w:rPr>
          <w:rFonts w:cs="Arial"/>
          <w:bCs/>
        </w:rPr>
        <w:t>s effort being exerted. Its forehead is adorned with a cowry shell which is shaped like the womb and therefore symbolic of successful childbirth (</w:t>
      </w:r>
      <w:proofErr w:type="spellStart"/>
      <w:r>
        <w:rPr>
          <w:rFonts w:cs="Arial"/>
          <w:bCs/>
        </w:rPr>
        <w:t>MacGaffey</w:t>
      </w:r>
      <w:proofErr w:type="spellEnd"/>
      <w:r>
        <w:rPr>
          <w:rFonts w:cs="Arial"/>
          <w:bCs/>
        </w:rPr>
        <w:t xml:space="preserve"> 1988:192). The cowry is "</w:t>
      </w:r>
      <w:proofErr w:type="spellStart"/>
      <w:r>
        <w:rPr>
          <w:rFonts w:cs="Arial"/>
          <w:bCs/>
          <w:i/>
          <w:iCs/>
        </w:rPr>
        <w:t>kodya</w:t>
      </w:r>
      <w:proofErr w:type="spellEnd"/>
      <w:r>
        <w:rPr>
          <w:rFonts w:cs="Arial"/>
          <w:bCs/>
          <w:i/>
          <w:iCs/>
        </w:rPr>
        <w:t>"</w:t>
      </w:r>
      <w:r>
        <w:rPr>
          <w:rFonts w:cs="Arial"/>
          <w:bCs/>
        </w:rPr>
        <w:t xml:space="preserve"> in </w:t>
      </w:r>
      <w:proofErr w:type="spellStart"/>
      <w:r>
        <w:rPr>
          <w:rFonts w:cs="Arial"/>
          <w:bCs/>
        </w:rPr>
        <w:t>BaKongo</w:t>
      </w:r>
      <w:proofErr w:type="spellEnd"/>
      <w:r>
        <w:rPr>
          <w:rFonts w:cs="Arial"/>
          <w:bCs/>
        </w:rPr>
        <w:t>, which evokes the word "</w:t>
      </w:r>
      <w:r>
        <w:rPr>
          <w:rFonts w:cs="Arial"/>
          <w:bCs/>
          <w:i/>
          <w:iCs/>
        </w:rPr>
        <w:t>kola",</w:t>
      </w:r>
      <w:r>
        <w:rPr>
          <w:rFonts w:cs="Arial"/>
          <w:bCs/>
        </w:rPr>
        <w:t xml:space="preserve"> "to be strong", the exhort</w:t>
      </w:r>
      <w:r>
        <w:rPr>
          <w:rFonts w:cs="Arial"/>
          <w:bCs/>
        </w:rPr>
        <w:t>ation of this powerful midwife to the mother-to-be, demonstrated by her protruding lips and everted nose indicating the need for labored breathing and bent knees suggestive of an advantageous child-bearing position. Pregnancy is also emphasized by a protru</w:t>
      </w:r>
      <w:r>
        <w:rPr>
          <w:rFonts w:cs="Arial"/>
          <w:bCs/>
        </w:rPr>
        <w:t>ding belly which is covered with divination objects -- wrappings of rope, roots and a leather pouch, which also contains other powerful but unseen, hence mysterious, objects such as efficacious insects and snake teeth. All of these unseen objects are affix</w:t>
      </w:r>
      <w:r>
        <w:rPr>
          <w:rFonts w:cs="Arial"/>
          <w:bCs/>
        </w:rPr>
        <w:t>ed with secret types of knots securing these hidden objects with their mysterious powers to her body and by sympathetic magic their power is extended to that of the patient. Her arms are at her side, showing attentiveness to the suppliant and are consisten</w:t>
      </w:r>
      <w:r>
        <w:rPr>
          <w:rFonts w:cs="Arial"/>
          <w:bCs/>
        </w:rPr>
        <w:t xml:space="preserve">t with her well-carved ears suggesting that she is ready to hear entreaties. A small, beaded, white, shell necklace is encrusted with libations demonstrative of years of use. </w:t>
      </w:r>
    </w:p>
    <w:p w:rsidR="00454932" w:rsidRDefault="00F92116">
      <w:pPr>
        <w:ind w:firstLine="720"/>
      </w:pPr>
      <w:r>
        <w:rPr>
          <w:noProof/>
        </w:rPr>
        <w:object w:dxaOrig="7198" w:dyaOrig="5039">
          <v:shape id="ole_rId6" o:spid="_x0000_i1025" alt="" style="width:5in;height:252pt;mso-width-percent:0;mso-height-percent:0;mso-width-percent:0;mso-height-percent:0" coordsize="" o:spt="100" adj="0,,0" path="" stroked="f">
            <v:stroke joinstyle="miter"/>
            <v:imagedata r:id="rId8" o:title=""/>
            <v:formulas/>
            <v:path o:connecttype="segments"/>
          </v:shape>
          <o:OLEObject Type="Embed" ShapeID="ole_rId6" DrawAspect="Content" ObjectID="_1618306445" r:id="rId9"/>
        </w:object>
      </w:r>
      <w:r>
        <w:t xml:space="preserve"> </w:t>
      </w:r>
    </w:p>
    <w:p w:rsidR="00454932" w:rsidRDefault="00F92116">
      <w:pPr>
        <w:ind w:firstLine="720"/>
      </w:pPr>
      <w:r>
        <w:rPr>
          <w:rStyle w:val="text"/>
          <w:sz w:val="21"/>
          <w:szCs w:val="21"/>
        </w:rPr>
        <w:t xml:space="preserve">Fig. 5. Three </w:t>
      </w:r>
      <w:proofErr w:type="spellStart"/>
      <w:r>
        <w:rPr>
          <w:rStyle w:val="text"/>
          <w:i/>
          <w:sz w:val="21"/>
          <w:szCs w:val="21"/>
        </w:rPr>
        <w:t>nkisi</w:t>
      </w:r>
      <w:proofErr w:type="spellEnd"/>
      <w:r>
        <w:rPr>
          <w:rStyle w:val="text"/>
          <w:i/>
          <w:sz w:val="21"/>
          <w:szCs w:val="21"/>
        </w:rPr>
        <w:t>,</w:t>
      </w:r>
      <w:r>
        <w:rPr>
          <w:rStyle w:val="text"/>
          <w:sz w:val="21"/>
          <w:szCs w:val="21"/>
        </w:rPr>
        <w:t xml:space="preserve"> two males and a dog, </w:t>
      </w:r>
      <w:proofErr w:type="spellStart"/>
      <w:r>
        <w:rPr>
          <w:rStyle w:val="text"/>
          <w:sz w:val="21"/>
          <w:szCs w:val="21"/>
        </w:rPr>
        <w:t>Boma</w:t>
      </w:r>
      <w:proofErr w:type="spellEnd"/>
      <w:r>
        <w:rPr>
          <w:rStyle w:val="text"/>
          <w:sz w:val="21"/>
          <w:szCs w:val="21"/>
        </w:rPr>
        <w:t>, Congo, 1902. After http://www.randafricanart.com/sitebuilder/images/Nail_fetishes_1902_Boma_Congo-781x515.jpg</w:t>
      </w:r>
    </w:p>
    <w:p w:rsidR="00454932" w:rsidRDefault="00F92116">
      <w:pPr>
        <w:ind w:firstLine="720"/>
      </w:pPr>
      <w:r>
        <w:t xml:space="preserve">In the case of the this </w:t>
      </w:r>
      <w:proofErr w:type="spellStart"/>
      <w:r>
        <w:rPr>
          <w:i/>
          <w:iCs/>
        </w:rPr>
        <w:t>nkisi</w:t>
      </w:r>
      <w:proofErr w:type="spellEnd"/>
      <w:r>
        <w:t xml:space="preserve">, this </w:t>
      </w:r>
      <w:proofErr w:type="spellStart"/>
      <w:r>
        <w:rPr>
          <w:i/>
          <w:iCs/>
        </w:rPr>
        <w:t>bilongo</w:t>
      </w:r>
      <w:proofErr w:type="spellEnd"/>
      <w:r>
        <w:t xml:space="preserve"> would have been sealed into the cavity on the figure’s abdomen. Once anima</w:t>
      </w:r>
      <w:r>
        <w:t xml:space="preserve">ted by the </w:t>
      </w:r>
      <w:proofErr w:type="spellStart"/>
      <w:r>
        <w:rPr>
          <w:i/>
          <w:iCs/>
        </w:rPr>
        <w:t>nganga</w:t>
      </w:r>
      <w:proofErr w:type="spellEnd"/>
      <w:r>
        <w:t xml:space="preserve">, supplicants would drive nails and other objects into the </w:t>
      </w:r>
      <w:proofErr w:type="spellStart"/>
      <w:r>
        <w:rPr>
          <w:i/>
          <w:iCs/>
        </w:rPr>
        <w:t>nkisi</w:t>
      </w:r>
      <w:proofErr w:type="spellEnd"/>
      <w:r>
        <w:t xml:space="preserve"> in order to enrage the spirit into action for the purposes of vengeance, protection, healing, or dispute resolution. It has been reported that two </w:t>
      </w:r>
      <w:proofErr w:type="spellStart"/>
      <w:r>
        <w:rPr>
          <w:i/>
        </w:rPr>
        <w:t>nkisi</w:t>
      </w:r>
      <w:proofErr w:type="spellEnd"/>
      <w:r>
        <w:rPr>
          <w:i/>
        </w:rPr>
        <w:t xml:space="preserve"> </w:t>
      </w:r>
      <w:proofErr w:type="spellStart"/>
      <w:r>
        <w:rPr>
          <w:i/>
        </w:rPr>
        <w:t>nkonde</w:t>
      </w:r>
      <w:proofErr w:type="spellEnd"/>
      <w:r>
        <w:t xml:space="preserve"> could be hit t</w:t>
      </w:r>
      <w:r>
        <w:t xml:space="preserve">ogether to achieve the same kind of spiritual animation. In other instances, </w:t>
      </w:r>
      <w:proofErr w:type="spellStart"/>
      <w:r>
        <w:rPr>
          <w:i/>
          <w:iCs/>
        </w:rPr>
        <w:t>minkondi</w:t>
      </w:r>
      <w:proofErr w:type="spellEnd"/>
      <w:r>
        <w:t xml:space="preserve"> could be used to sanction an oath; if the oath were broken, the spirit would be released to pursue the party that breached the agreement and to </w:t>
      </w:r>
      <w:proofErr w:type="gramStart"/>
      <w:r>
        <w:t>effect</w:t>
      </w:r>
      <w:proofErr w:type="gramEnd"/>
      <w:r>
        <w:t xml:space="preserve"> a psycho-social res</w:t>
      </w:r>
      <w:r>
        <w:t xml:space="preserve">titution. Reflecting this function, </w:t>
      </w:r>
      <w:proofErr w:type="spellStart"/>
      <w:r>
        <w:rPr>
          <w:i/>
          <w:iCs/>
        </w:rPr>
        <w:t>nkisi</w:t>
      </w:r>
      <w:proofErr w:type="spellEnd"/>
      <w:r>
        <w:rPr>
          <w:i/>
          <w:iCs/>
        </w:rPr>
        <w:t xml:space="preserve"> </w:t>
      </w:r>
      <w:proofErr w:type="spellStart"/>
      <w:r>
        <w:rPr>
          <w:i/>
          <w:iCs/>
        </w:rPr>
        <w:t>nkondi</w:t>
      </w:r>
      <w:proofErr w:type="spellEnd"/>
      <w:r>
        <w:t xml:space="preserve"> are often depicted in the pose of hunters, and the word </w:t>
      </w:r>
      <w:proofErr w:type="spellStart"/>
      <w:r>
        <w:rPr>
          <w:i/>
          <w:iCs/>
        </w:rPr>
        <w:t>nkondi</w:t>
      </w:r>
      <w:proofErr w:type="spellEnd"/>
      <w:r>
        <w:t xml:space="preserve"> is derived from the word </w:t>
      </w:r>
      <w:proofErr w:type="spellStart"/>
      <w:r>
        <w:rPr>
          <w:i/>
          <w:iCs/>
        </w:rPr>
        <w:t>konda</w:t>
      </w:r>
      <w:proofErr w:type="spellEnd"/>
      <w:r>
        <w:t xml:space="preserve"> meaning “to hunt.” </w:t>
      </w:r>
      <w:proofErr w:type="spellStart"/>
      <w:r>
        <w:rPr>
          <w:i/>
        </w:rPr>
        <w:t>Nkisi</w:t>
      </w:r>
      <w:proofErr w:type="spellEnd"/>
      <w:r>
        <w:rPr>
          <w:i/>
        </w:rPr>
        <w:t xml:space="preserve"> </w:t>
      </w:r>
      <w:r>
        <w:t>were never intended for aesthetic contemplation as they had an important psycho-social f</w:t>
      </w:r>
      <w:r>
        <w:t xml:space="preserve">unction and were meant to be used to resolve a specific communal purpose. </w:t>
      </w:r>
    </w:p>
    <w:p w:rsidR="00454932" w:rsidRDefault="00F92116">
      <w:pPr>
        <w:rPr>
          <w:b/>
          <w:bCs/>
        </w:rPr>
      </w:pPr>
      <w:r>
        <w:rPr>
          <w:b/>
          <w:bCs/>
        </w:rPr>
        <w:t>LC Classification: NB1099 C6</w:t>
      </w:r>
    </w:p>
    <w:p w:rsidR="00454932" w:rsidRDefault="00F92116">
      <w:r>
        <w:rPr>
          <w:rStyle w:val="StrongEmphasis"/>
        </w:rPr>
        <w:t>Date or Time Horizon:</w:t>
      </w:r>
      <w:r>
        <w:t xml:space="preserve"> 19</w:t>
      </w:r>
      <w:r>
        <w:rPr>
          <w:vertAlign w:val="superscript"/>
        </w:rPr>
        <w:t>th</w:t>
      </w:r>
      <w:r>
        <w:t xml:space="preserve"> c</w:t>
      </w:r>
    </w:p>
    <w:p w:rsidR="00454932" w:rsidRDefault="00F92116">
      <w:r>
        <w:rPr>
          <w:rStyle w:val="StrongEmphasis"/>
        </w:rPr>
        <w:t>Geographical Area:</w:t>
      </w:r>
      <w:r>
        <w:t xml:space="preserve"> Congo DR</w:t>
      </w:r>
    </w:p>
    <w:p w:rsidR="00454932" w:rsidRDefault="00F92116">
      <w:r>
        <w:rPr>
          <w:b/>
        </w:rPr>
        <w:t xml:space="preserve">Map: </w:t>
      </w:r>
    </w:p>
    <w:p w:rsidR="00454932" w:rsidRDefault="00454932">
      <w:pPr>
        <w:rPr>
          <w:i/>
          <w:iCs/>
        </w:rPr>
      </w:pPr>
    </w:p>
    <w:p w:rsidR="00454932" w:rsidRDefault="00F92116">
      <w:pPr>
        <w:pStyle w:val="NormalWeb"/>
        <w:spacing w:before="0" w:after="0"/>
        <w:rPr>
          <w:rFonts w:eastAsia="Times New Roman"/>
          <w:lang w:eastAsia="en-US"/>
        </w:rPr>
      </w:pPr>
      <w:r>
        <w:rPr>
          <w:rFonts w:eastAsia="Times New Roman"/>
          <w:lang w:eastAsia="en-US"/>
        </w:rPr>
        <w:lastRenderedPageBreak/>
        <w:t xml:space="preserve"> INCLUDEPICTURE "K:\\..\\..\\..\\..\\DOCUME~1\\ADMINI~1\\LOCALS~1\\Temp\\scl3.jpg" \* ME</w:t>
      </w:r>
      <w:r>
        <w:rPr>
          <w:rFonts w:eastAsia="Times New Roman"/>
          <w:lang w:eastAsia="en-US"/>
        </w:rPr>
        <w:t xml:space="preserve">RGEFORMAT </w:t>
      </w:r>
      <w:r>
        <w:rPr>
          <w:rFonts w:eastAsia="Times New Roman"/>
          <w:noProof/>
          <w:lang w:eastAsia="en-US"/>
        </w:rPr>
        <w:drawing>
          <wp:inline distT="0" distB="0" distL="0" distR="0">
            <wp:extent cx="6858000" cy="515683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rcRect l="-3" t="-4" r="-3" b="-4"/>
                    <a:stretch>
                      <a:fillRect/>
                    </a:stretch>
                  </pic:blipFill>
                  <pic:spPr bwMode="auto">
                    <a:xfrm>
                      <a:off x="0" y="0"/>
                      <a:ext cx="6858000" cy="5156835"/>
                    </a:xfrm>
                    <a:prstGeom prst="rect">
                      <a:avLst/>
                    </a:prstGeom>
                  </pic:spPr>
                </pic:pic>
              </a:graphicData>
            </a:graphic>
          </wp:inline>
        </w:drawing>
      </w:r>
    </w:p>
    <w:p w:rsidR="00454932" w:rsidRDefault="00F92116">
      <w:pPr>
        <w:rPr>
          <w:lang w:eastAsia="en-US"/>
        </w:rPr>
      </w:pPr>
      <w:r>
        <w:rPr>
          <w:noProof/>
          <w:lang w:eastAsia="en-US"/>
        </w:rPr>
        <w:drawing>
          <wp:anchor distT="0" distB="0" distL="114935" distR="114935" simplePos="0" relativeHeight="8" behindDoc="0" locked="0" layoutInCell="1" allowOverlap="1">
            <wp:simplePos x="0" y="0"/>
            <wp:positionH relativeFrom="column">
              <wp:posOffset>0</wp:posOffset>
            </wp:positionH>
            <wp:positionV relativeFrom="paragraph">
              <wp:posOffset>-4807585</wp:posOffset>
            </wp:positionV>
            <wp:extent cx="1701165" cy="1600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srcRect l="-10" t="-13" r="-10" b="-13"/>
                    <a:stretch>
                      <a:fillRect/>
                    </a:stretch>
                  </pic:blipFill>
                  <pic:spPr bwMode="auto">
                    <a:xfrm>
                      <a:off x="0" y="0"/>
                      <a:ext cx="1701165" cy="1600200"/>
                    </a:xfrm>
                    <a:prstGeom prst="rect">
                      <a:avLst/>
                    </a:prstGeom>
                  </pic:spPr>
                </pic:pic>
              </a:graphicData>
            </a:graphic>
          </wp:anchor>
        </w:drawing>
      </w:r>
    </w:p>
    <w:p w:rsidR="00454932" w:rsidRDefault="00F92116">
      <w:r>
        <w:t>Fig. 1. Map of Kongo Cultures, West Central Africa. After Walker Art Center 1967.</w:t>
      </w:r>
    </w:p>
    <w:p w:rsidR="00454932" w:rsidRDefault="00454932">
      <w:pPr>
        <w:rPr>
          <w:b/>
        </w:rPr>
      </w:pPr>
    </w:p>
    <w:p w:rsidR="00454932" w:rsidRDefault="00F92116">
      <w:pPr>
        <w:rPr>
          <w:b/>
        </w:rPr>
      </w:pPr>
      <w:r>
        <w:rPr>
          <w:b/>
        </w:rPr>
        <w:t>GPS coordinates:</w:t>
      </w:r>
    </w:p>
    <w:p w:rsidR="00454932" w:rsidRDefault="00F92116">
      <w:r>
        <w:rPr>
          <w:rStyle w:val="StrongEmphasis"/>
        </w:rPr>
        <w:t>Cultural Affiliation:</w:t>
      </w:r>
      <w:r>
        <w:t xml:space="preserve"> Kongo</w:t>
      </w:r>
    </w:p>
    <w:p w:rsidR="00454932" w:rsidRDefault="00F92116">
      <w:r>
        <w:rPr>
          <w:rStyle w:val="StrongEmphasis"/>
        </w:rPr>
        <w:t>Media:</w:t>
      </w:r>
      <w:r>
        <w:t xml:space="preserve"> wood, iron nails</w:t>
      </w:r>
    </w:p>
    <w:p w:rsidR="00454932" w:rsidRDefault="00F92116">
      <w:pPr>
        <w:rPr>
          <w:b/>
          <w:bCs/>
        </w:rPr>
      </w:pPr>
      <w:r>
        <w:rPr>
          <w:rStyle w:val="StrongEmphasis"/>
        </w:rPr>
        <w:t>Dimensions:</w:t>
      </w:r>
      <w:r>
        <w:t xml:space="preserve"> H </w:t>
      </w:r>
    </w:p>
    <w:p w:rsidR="00454932" w:rsidRDefault="00F92116">
      <w:r>
        <w:rPr>
          <w:rStyle w:val="StrongEmphasis"/>
        </w:rPr>
        <w:t xml:space="preserve">Weight:  </w:t>
      </w:r>
    </w:p>
    <w:p w:rsidR="00454932" w:rsidRDefault="00F92116">
      <w:r>
        <w:rPr>
          <w:rStyle w:val="StrongEmphasis"/>
        </w:rPr>
        <w:t>Condition: original</w:t>
      </w:r>
    </w:p>
    <w:p w:rsidR="00454932" w:rsidRDefault="00F92116">
      <w:pPr>
        <w:rPr>
          <w:b/>
          <w:bCs/>
        </w:rPr>
      </w:pPr>
      <w:r>
        <w:rPr>
          <w:rStyle w:val="StrongEmphasis"/>
        </w:rPr>
        <w:t>Provenance:</w:t>
      </w:r>
      <w:r>
        <w:t xml:space="preserve"> Kinshasa</w:t>
      </w:r>
    </w:p>
    <w:p w:rsidR="00454932" w:rsidRDefault="00F92116">
      <w:pPr>
        <w:rPr>
          <w:b/>
          <w:bCs/>
        </w:rPr>
      </w:pPr>
      <w:r>
        <w:rPr>
          <w:b/>
          <w:bCs/>
        </w:rPr>
        <w:t>Discussion:</w:t>
      </w:r>
    </w:p>
    <w:p w:rsidR="00454932" w:rsidRDefault="00F92116">
      <w:pPr>
        <w:pStyle w:val="NormalWeb"/>
        <w:spacing w:before="0" w:after="0"/>
        <w:ind w:firstLine="720"/>
      </w:pPr>
      <w:r>
        <w:rPr>
          <w:rFonts w:eastAsia="Times New Roman"/>
          <w:lang w:eastAsia="en-US"/>
        </w:rPr>
        <w:t xml:space="preserve">This </w:t>
      </w:r>
      <w:proofErr w:type="spellStart"/>
      <w:r>
        <w:rPr>
          <w:i/>
          <w:iCs/>
        </w:rPr>
        <w:t>n’kisi</w:t>
      </w:r>
      <w:proofErr w:type="spellEnd"/>
      <w:r>
        <w:rPr>
          <w:i/>
          <w:iCs/>
        </w:rPr>
        <w:t xml:space="preserve"> </w:t>
      </w:r>
      <w:proofErr w:type="spellStart"/>
      <w:r>
        <w:rPr>
          <w:i/>
          <w:iCs/>
        </w:rPr>
        <w:t>nkondi</w:t>
      </w:r>
      <w:proofErr w:type="spellEnd"/>
      <w:r>
        <w:t xml:space="preserve"> has embedded iron nails (</w:t>
      </w:r>
      <w:proofErr w:type="spellStart"/>
      <w:r>
        <w:rPr>
          <w:i/>
          <w:iCs/>
        </w:rPr>
        <w:t>nkonso</w:t>
      </w:r>
      <w:proofErr w:type="spellEnd"/>
      <w:r>
        <w:t>) which were hammered into its surface marking the incidences of personal encounters with other humans or spirits and concluding with resolution (</w:t>
      </w:r>
      <w:proofErr w:type="spellStart"/>
      <w:r>
        <w:t>Laman</w:t>
      </w:r>
      <w:proofErr w:type="spellEnd"/>
      <w:r>
        <w:t xml:space="preserve"> 1953, vol. 3, p. 86). The totality of these nails presents </w:t>
      </w:r>
      <w:r>
        <w:t xml:space="preserve">a remarkable testimony to the efficacy of Kongo psycho-social therapy, since each nail represents such a transaction. </w:t>
      </w:r>
    </w:p>
    <w:p w:rsidR="00E829D3" w:rsidRDefault="00F92116" w:rsidP="00E829D3">
      <w:pPr>
        <w:pStyle w:val="NormalWeb"/>
        <w:spacing w:before="0" w:after="0"/>
        <w:ind w:firstLine="720"/>
      </w:pPr>
      <w:r>
        <w:t>Kongo figural protocol is predicated on animating the object in order that it will be effectively animate. One of the basic demands is th</w:t>
      </w:r>
      <w:r>
        <w:t>at the knees be bent to signify it is a sentient being, which has been engaged by the</w:t>
      </w:r>
      <w:r>
        <w:rPr>
          <w:i/>
          <w:iCs/>
        </w:rPr>
        <w:t xml:space="preserve"> </w:t>
      </w:r>
      <w:proofErr w:type="spellStart"/>
      <w:r>
        <w:rPr>
          <w:i/>
          <w:iCs/>
        </w:rPr>
        <w:t>bilongo</w:t>
      </w:r>
      <w:proofErr w:type="spellEnd"/>
      <w:r>
        <w:t xml:space="preserve"> or activating energy. This </w:t>
      </w:r>
      <w:proofErr w:type="spellStart"/>
      <w:r>
        <w:rPr>
          <w:i/>
        </w:rPr>
        <w:t>bilongo</w:t>
      </w:r>
      <w:proofErr w:type="spellEnd"/>
      <w:r>
        <w:t xml:space="preserve"> may also be seen in its gestural language to engage the client. In this case the figure has its right hand raised above its ear</w:t>
      </w:r>
      <w:r>
        <w:t xml:space="preserve"> as though requesting the client to speak louder, its mouth is open (</w:t>
      </w:r>
      <w:proofErr w:type="spellStart"/>
      <w:r>
        <w:rPr>
          <w:i/>
          <w:iCs/>
        </w:rPr>
        <w:t>bamuna</w:t>
      </w:r>
      <w:proofErr w:type="spellEnd"/>
      <w:r>
        <w:rPr>
          <w:i/>
          <w:iCs/>
        </w:rPr>
        <w:t>)</w:t>
      </w:r>
      <w:r>
        <w:t xml:space="preserve"> as if it has spoken or is speaking and its left arm is by its side. Its eyes challenge (</w:t>
      </w:r>
      <w:r>
        <w:rPr>
          <w:i/>
          <w:iCs/>
        </w:rPr>
        <w:t>mambo</w:t>
      </w:r>
      <w:r>
        <w:t xml:space="preserve">) the client beseeching him with the power of </w:t>
      </w:r>
      <w:proofErr w:type="spellStart"/>
      <w:r>
        <w:rPr>
          <w:i/>
          <w:iCs/>
        </w:rPr>
        <w:t>Kalunga</w:t>
      </w:r>
      <w:proofErr w:type="spellEnd"/>
      <w:r>
        <w:t xml:space="preserve">, the spiritual agent, demanding </w:t>
      </w:r>
      <w:r>
        <w:t xml:space="preserve">one to divulge the truth. Nails </w:t>
      </w:r>
      <w:r>
        <w:lastRenderedPageBreak/>
        <w:t xml:space="preserve">embedded in the figure represent strongly felt desires, requests for protection, requests for defense and empowerment each is sealed with a solemn vow or “tied </w:t>
      </w:r>
      <w:r>
        <w:rPr>
          <w:i/>
          <w:iCs/>
        </w:rPr>
        <w:t>mambo</w:t>
      </w:r>
      <w:r>
        <w:t>” (Thompson 1978).</w:t>
      </w:r>
      <w:bookmarkStart w:id="0" w:name="_GoBack"/>
      <w:bookmarkEnd w:id="0"/>
    </w:p>
    <w:p w:rsidR="00E829D3" w:rsidRPr="00E829D3" w:rsidRDefault="00E829D3" w:rsidP="00E829D3">
      <w:pPr>
        <w:pStyle w:val="NormalWeb"/>
        <w:spacing w:after="0"/>
      </w:pPr>
      <w:ins w:id="1" w:author="murcott" w:date="2018-12-19T15:09:00Z">
        <w:r w:rsidRPr="00E829D3">
          <w:t xml:space="preserve">The </w:t>
        </w:r>
        <w:proofErr w:type="spellStart"/>
        <w:r w:rsidRPr="00E829D3">
          <w:t>Songye</w:t>
        </w:r>
        <w:proofErr w:type="spellEnd"/>
        <w:r w:rsidRPr="00E829D3">
          <w:t xml:space="preserve"> regarded the </w:t>
        </w:r>
        <w:proofErr w:type="spellStart"/>
        <w:r w:rsidRPr="00E829D3">
          <w:rPr>
            <w:i/>
            <w:iCs/>
          </w:rPr>
          <w:t>n’kisi</w:t>
        </w:r>
        <w:proofErr w:type="spellEnd"/>
        <w:r w:rsidRPr="00E829D3">
          <w:rPr>
            <w:i/>
            <w:iCs/>
          </w:rPr>
          <w:t xml:space="preserve"> </w:t>
        </w:r>
        <w:proofErr w:type="spellStart"/>
        <w:r w:rsidRPr="00E829D3">
          <w:rPr>
            <w:i/>
            <w:iCs/>
          </w:rPr>
          <w:t>nkondi</w:t>
        </w:r>
        <w:proofErr w:type="spellEnd"/>
        <w:r w:rsidRPr="00E829D3">
          <w:t xml:space="preserve"> sculpture as spiritually devoid until it was energized by </w:t>
        </w:r>
        <w:proofErr w:type="spellStart"/>
        <w:r w:rsidRPr="00E829D3">
          <w:rPr>
            <w:i/>
            <w:iCs/>
          </w:rPr>
          <w:t>bishimba</w:t>
        </w:r>
        <w:proofErr w:type="spellEnd"/>
        <w:r w:rsidRPr="00E829D3">
          <w:t xml:space="preserve">, a sacred “medicine” uniquely prepared by the village Shaman-Sculptor in consultation with his patient or client. </w:t>
        </w:r>
        <w:proofErr w:type="spellStart"/>
        <w:r w:rsidRPr="00E829D3">
          <w:rPr>
            <w:i/>
            <w:iCs/>
          </w:rPr>
          <w:t>Bishimba</w:t>
        </w:r>
        <w:proofErr w:type="spellEnd"/>
        <w:r w:rsidRPr="00E829D3">
          <w:t xml:space="preserve"> could be composed of animal, plant, or mineral components, such as a bird of prey’s feathers, a venomous snake’s skin, a dangerous animal’s horn, a predator’s teeth or claws, wood from a tree struck by lightning, earth from the footprint of a dangerous animal. All these things and more could be tied on to the sculpture in containers or pouches or crammed into cavities or channels.  In addition, the application of metal to the wooden surface invoked the awesome powers of the village blacksmith, who was associated with the powers of fire whether on the land or lightning in the sky.  </w:t>
        </w:r>
      </w:ins>
    </w:p>
    <w:p w:rsidR="00E829D3" w:rsidRPr="00E829D3" w:rsidRDefault="00E829D3" w:rsidP="00E829D3">
      <w:pPr>
        <w:pStyle w:val="NormalWeb"/>
        <w:spacing w:after="0"/>
      </w:pPr>
      <w:ins w:id="2" w:author="murcott" w:date="2018-12-19T15:09:00Z">
        <w:r w:rsidRPr="00E829D3">
          <w:t xml:space="preserve">The powerful </w:t>
        </w:r>
        <w:proofErr w:type="spellStart"/>
        <w:r w:rsidRPr="00E829D3">
          <w:t>Kuba</w:t>
        </w:r>
        <w:proofErr w:type="spellEnd"/>
        <w:r w:rsidRPr="00E829D3">
          <w:t xml:space="preserve"> kingdom ruled by King </w:t>
        </w:r>
        <w:proofErr w:type="spellStart"/>
        <w:r w:rsidRPr="00E829D3">
          <w:t>Kot</w:t>
        </w:r>
        <w:proofErr w:type="spellEnd"/>
        <w:r w:rsidRPr="00E829D3">
          <w:t xml:space="preserve"> </w:t>
        </w:r>
        <w:proofErr w:type="spellStart"/>
        <w:r w:rsidRPr="00E829D3">
          <w:t>áPe</w:t>
        </w:r>
        <w:proofErr w:type="spellEnd"/>
        <w:r w:rsidRPr="00E829D3">
          <w:t xml:space="preserve"> had the famous </w:t>
        </w:r>
        <w:proofErr w:type="spellStart"/>
        <w:r w:rsidRPr="00E829D3">
          <w:t>Songye</w:t>
        </w:r>
        <w:proofErr w:type="spellEnd"/>
        <w:r w:rsidRPr="00E829D3">
          <w:t xml:space="preserve"> sculptor-diviner </w:t>
        </w:r>
        <w:proofErr w:type="spellStart"/>
        <w:r w:rsidRPr="00E829D3">
          <w:t>Kongolo</w:t>
        </w:r>
        <w:proofErr w:type="spellEnd"/>
        <w:r w:rsidRPr="00E829D3">
          <w:t xml:space="preserve"> brought </w:t>
        </w:r>
        <w:proofErr w:type="spellStart"/>
        <w:r w:rsidRPr="00E829D3">
          <w:rPr>
            <w:i/>
            <w:iCs/>
          </w:rPr>
          <w:t>n’kisi</w:t>
        </w:r>
        <w:proofErr w:type="spellEnd"/>
        <w:r w:rsidRPr="00E829D3">
          <w:rPr>
            <w:i/>
            <w:iCs/>
          </w:rPr>
          <w:t xml:space="preserve"> </w:t>
        </w:r>
        <w:proofErr w:type="spellStart"/>
        <w:r w:rsidRPr="00E829D3">
          <w:rPr>
            <w:i/>
            <w:iCs/>
          </w:rPr>
          <w:t>nkondi</w:t>
        </w:r>
        <w:proofErr w:type="spellEnd"/>
        <w:r w:rsidRPr="00E829D3">
          <w:t xml:space="preserve"> to his court in order to ensure the king’s protection and well-being. </w:t>
        </w:r>
        <w:proofErr w:type="spellStart"/>
        <w:r w:rsidRPr="00E829D3">
          <w:t>Kongolo</w:t>
        </w:r>
        <w:proofErr w:type="spellEnd"/>
        <w:r w:rsidRPr="00E829D3">
          <w:t xml:space="preserve"> created a set of four personal </w:t>
        </w:r>
        <w:proofErr w:type="spellStart"/>
        <w:r w:rsidRPr="00E829D3">
          <w:rPr>
            <w:i/>
            <w:iCs/>
          </w:rPr>
          <w:t>n’kisi</w:t>
        </w:r>
        <w:proofErr w:type="spellEnd"/>
        <w:r w:rsidRPr="00E829D3">
          <w:rPr>
            <w:i/>
            <w:iCs/>
          </w:rPr>
          <w:t xml:space="preserve"> </w:t>
        </w:r>
        <w:proofErr w:type="spellStart"/>
        <w:r w:rsidRPr="00E829D3">
          <w:rPr>
            <w:i/>
            <w:iCs/>
          </w:rPr>
          <w:t>nkondi</w:t>
        </w:r>
        <w:proofErr w:type="spellEnd"/>
        <w:r w:rsidRPr="00E829D3">
          <w:t xml:space="preserve"> and a 1908 photograph, taken during the Hungarian ethnographer Emil </w:t>
        </w:r>
        <w:proofErr w:type="spellStart"/>
        <w:r w:rsidRPr="00E829D3">
          <w:t>Torday’s</w:t>
        </w:r>
        <w:proofErr w:type="spellEnd"/>
        <w:r w:rsidRPr="00E829D3">
          <w:t xml:space="preserve"> visit, shows King </w:t>
        </w:r>
        <w:proofErr w:type="spellStart"/>
        <w:r w:rsidRPr="00E829D3">
          <w:t>Kot</w:t>
        </w:r>
        <w:proofErr w:type="spellEnd"/>
        <w:r w:rsidRPr="00E829D3">
          <w:t xml:space="preserve"> </w:t>
        </w:r>
        <w:proofErr w:type="spellStart"/>
        <w:r w:rsidRPr="00E829D3">
          <w:t>áPe</w:t>
        </w:r>
        <w:proofErr w:type="spellEnd"/>
        <w:r w:rsidRPr="00E829D3">
          <w:t xml:space="preserve"> standing next to them. </w:t>
        </w:r>
      </w:ins>
    </w:p>
    <w:p w:rsidR="00E829D3" w:rsidRDefault="00E829D3" w:rsidP="00E829D3">
      <w:pPr>
        <w:pStyle w:val="NormalWeb"/>
        <w:spacing w:before="0" w:after="0"/>
      </w:pPr>
    </w:p>
    <w:p w:rsidR="00454932" w:rsidRDefault="00454932">
      <w:pPr>
        <w:pStyle w:val="NormalWeb"/>
        <w:spacing w:before="0" w:after="0"/>
      </w:pPr>
    </w:p>
    <w:p w:rsidR="00454932" w:rsidRDefault="00F92116">
      <w:pPr>
        <w:pStyle w:val="NormalWeb"/>
        <w:spacing w:before="0" w:after="0"/>
        <w:ind w:firstLine="720"/>
      </w:pPr>
      <w:r>
        <w:t xml:space="preserve">The so-called “art criticism” of </w:t>
      </w:r>
      <w:proofErr w:type="spellStart"/>
      <w:r>
        <w:rPr>
          <w:i/>
          <w:iCs/>
        </w:rPr>
        <w:t>n’kisi</w:t>
      </w:r>
      <w:proofErr w:type="spellEnd"/>
      <w:r>
        <w:rPr>
          <w:i/>
          <w:iCs/>
        </w:rPr>
        <w:t xml:space="preserve"> </w:t>
      </w:r>
      <w:proofErr w:type="spellStart"/>
      <w:r>
        <w:rPr>
          <w:i/>
          <w:iCs/>
        </w:rPr>
        <w:t>nkondi</w:t>
      </w:r>
      <w:proofErr w:type="spellEnd"/>
      <w:r>
        <w:rPr>
          <w:iCs/>
        </w:rPr>
        <w:t xml:space="preserve"> reflects a lack of anthropological context. Kongo communal societies have not engaged in aesthetically designed works and this is true for societies whether they be Western, African, Native American or Eastern. It is pointless to refute those who e</w:t>
      </w:r>
      <w:r>
        <w:rPr>
          <w:iCs/>
        </w:rPr>
        <w:t>ngage in solely artistic critiques of these objects, since the two planes of reality, art criticism and anthropology, rarely intersect. A good treatment of this debate from one who is familiar with both sides and articulates the issues succinctly, especial</w:t>
      </w:r>
      <w:r>
        <w:rPr>
          <w:iCs/>
        </w:rPr>
        <w:t xml:space="preserve">ly with regard to </w:t>
      </w:r>
      <w:proofErr w:type="spellStart"/>
      <w:r>
        <w:rPr>
          <w:i/>
          <w:iCs/>
        </w:rPr>
        <w:t>n’kisi</w:t>
      </w:r>
      <w:proofErr w:type="spellEnd"/>
      <w:r>
        <w:rPr>
          <w:i/>
          <w:iCs/>
        </w:rPr>
        <w:t xml:space="preserve"> </w:t>
      </w:r>
      <w:proofErr w:type="spellStart"/>
      <w:r>
        <w:rPr>
          <w:i/>
          <w:iCs/>
        </w:rPr>
        <w:t>nkondi</w:t>
      </w:r>
      <w:proofErr w:type="spellEnd"/>
      <w:r>
        <w:rPr>
          <w:i/>
          <w:iCs/>
        </w:rPr>
        <w:t xml:space="preserve">, </w:t>
      </w:r>
      <w:r>
        <w:rPr>
          <w:iCs/>
        </w:rPr>
        <w:t xml:space="preserve">is Henry </w:t>
      </w:r>
      <w:proofErr w:type="spellStart"/>
      <w:r>
        <w:rPr>
          <w:iCs/>
        </w:rPr>
        <w:t>Skeritt</w:t>
      </w:r>
      <w:proofErr w:type="spellEnd"/>
      <w:r>
        <w:rPr>
          <w:iCs/>
        </w:rPr>
        <w:t xml:space="preserve"> at</w:t>
      </w:r>
      <w:r>
        <w:rPr>
          <w:i/>
          <w:iCs/>
        </w:rPr>
        <w:t xml:space="preserve"> https://henryfskerritt.com/2013/01/04/objects-of-power-and-the-power-of-objects/</w:t>
      </w:r>
      <w:r>
        <w:rPr>
          <w:iCs/>
        </w:rPr>
        <w:t xml:space="preserve">, </w:t>
      </w:r>
      <w:r>
        <w:rPr>
          <w:i/>
          <w:iCs/>
        </w:rPr>
        <w:t>https://virginia.academia.edu/HenrySkerritt.</w:t>
      </w:r>
    </w:p>
    <w:p w:rsidR="00454932" w:rsidRDefault="00454932">
      <w:pPr>
        <w:pStyle w:val="NormalWeb"/>
        <w:spacing w:before="0" w:after="0"/>
        <w:rPr>
          <w:rFonts w:eastAsia="Times New Roman"/>
          <w:lang w:eastAsia="en-US"/>
        </w:rPr>
      </w:pPr>
    </w:p>
    <w:p w:rsidR="00454932" w:rsidRDefault="00454932">
      <w:pPr>
        <w:rPr>
          <w:b/>
          <w:bCs/>
          <w:lang w:eastAsia="en-US"/>
        </w:rPr>
      </w:pPr>
    </w:p>
    <w:p w:rsidR="00454932" w:rsidRDefault="00F92116">
      <w:pPr>
        <w:rPr>
          <w:b/>
          <w:bCs/>
        </w:rPr>
      </w:pPr>
      <w:r>
        <w:rPr>
          <w:b/>
          <w:bCs/>
        </w:rPr>
        <w:t>References:</w:t>
      </w:r>
    </w:p>
    <w:p w:rsidR="00454932" w:rsidRDefault="00F92116">
      <w:r>
        <w:rPr>
          <w:spacing w:val="-12"/>
        </w:rPr>
        <w:t xml:space="preserve">Adams, </w:t>
      </w:r>
      <w:proofErr w:type="spellStart"/>
      <w:r>
        <w:rPr>
          <w:spacing w:val="-12"/>
        </w:rPr>
        <w:t>Monni</w:t>
      </w:r>
      <w:proofErr w:type="spellEnd"/>
      <w:r>
        <w:rPr>
          <w:spacing w:val="-12"/>
        </w:rPr>
        <w:t xml:space="preserve">. 1988. 8th century </w:t>
      </w:r>
      <w:proofErr w:type="spellStart"/>
      <w:r>
        <w:rPr>
          <w:spacing w:val="-12"/>
        </w:rPr>
        <w:t>Kuba</w:t>
      </w:r>
      <w:proofErr w:type="spellEnd"/>
      <w:r>
        <w:rPr>
          <w:spacing w:val="-12"/>
        </w:rPr>
        <w:t xml:space="preserve"> king </w:t>
      </w:r>
      <w:r>
        <w:rPr>
          <w:spacing w:val="-7"/>
        </w:rPr>
        <w:t xml:space="preserve">figures, </w:t>
      </w:r>
      <w:r>
        <w:rPr>
          <w:i/>
          <w:iCs/>
          <w:spacing w:val="-7"/>
        </w:rPr>
        <w:t>African Art</w:t>
      </w:r>
      <w:r>
        <w:rPr>
          <w:i/>
          <w:iCs/>
          <w:spacing w:val="-7"/>
        </w:rPr>
        <w:t xml:space="preserve"> </w:t>
      </w:r>
      <w:r>
        <w:rPr>
          <w:spacing w:val="-7"/>
        </w:rPr>
        <w:t>21(3): 32-38, 88.</w:t>
      </w:r>
    </w:p>
    <w:p w:rsidR="00454932" w:rsidRDefault="00F92116">
      <w:pPr>
        <w:jc w:val="both"/>
      </w:pPr>
      <w:proofErr w:type="spellStart"/>
      <w:r>
        <w:rPr>
          <w:spacing w:val="-9"/>
          <w:lang w:val="fr-FR"/>
        </w:rPr>
        <w:t>Belepe</w:t>
      </w:r>
      <w:proofErr w:type="spellEnd"/>
      <w:r>
        <w:rPr>
          <w:spacing w:val="-9"/>
          <w:lang w:val="fr-FR"/>
        </w:rPr>
        <w:t xml:space="preserve">, </w:t>
      </w:r>
      <w:proofErr w:type="spellStart"/>
      <w:r>
        <w:rPr>
          <w:spacing w:val="-9"/>
          <w:lang w:val="fr-FR"/>
        </w:rPr>
        <w:t>Bope</w:t>
      </w:r>
      <w:proofErr w:type="spellEnd"/>
      <w:r>
        <w:rPr>
          <w:spacing w:val="-9"/>
          <w:lang w:val="fr-FR"/>
        </w:rPr>
        <w:t xml:space="preserve">. 1974. </w:t>
      </w:r>
      <w:proofErr w:type="spellStart"/>
      <w:r>
        <w:rPr>
          <w:i/>
          <w:iCs/>
          <w:spacing w:val="-9"/>
          <w:lang w:val="fr-FR"/>
        </w:rPr>
        <w:t>Etude</w:t>
      </w:r>
      <w:proofErr w:type="spellEnd"/>
      <w:r>
        <w:rPr>
          <w:i/>
          <w:iCs/>
          <w:spacing w:val="-9"/>
          <w:lang w:val="fr-FR"/>
        </w:rPr>
        <w:t xml:space="preserve"> socio-morphologique </w:t>
      </w:r>
      <w:r>
        <w:rPr>
          <w:i/>
          <w:iCs/>
          <w:spacing w:val="-11"/>
          <w:lang w:val="fr-FR"/>
        </w:rPr>
        <w:t xml:space="preserve">des masques </w:t>
      </w:r>
      <w:proofErr w:type="spellStart"/>
      <w:r>
        <w:rPr>
          <w:i/>
          <w:iCs/>
          <w:spacing w:val="-11"/>
          <w:lang w:val="fr-FR"/>
        </w:rPr>
        <w:t>Bwoom</w:t>
      </w:r>
      <w:proofErr w:type="spellEnd"/>
      <w:r>
        <w:rPr>
          <w:i/>
          <w:iCs/>
          <w:spacing w:val="-11"/>
          <w:lang w:val="fr-FR"/>
        </w:rPr>
        <w:t xml:space="preserve"> des </w:t>
      </w:r>
      <w:proofErr w:type="gramStart"/>
      <w:r>
        <w:rPr>
          <w:i/>
          <w:iCs/>
          <w:spacing w:val="-11"/>
          <w:lang w:val="fr-FR"/>
        </w:rPr>
        <w:t>Kuba:</w:t>
      </w:r>
      <w:proofErr w:type="gramEnd"/>
      <w:r>
        <w:rPr>
          <w:i/>
          <w:iCs/>
          <w:spacing w:val="-11"/>
          <w:lang w:val="fr-FR"/>
        </w:rPr>
        <w:t xml:space="preserve"> </w:t>
      </w:r>
      <w:proofErr w:type="spellStart"/>
      <w:r>
        <w:rPr>
          <w:i/>
          <w:iCs/>
          <w:spacing w:val="-11"/>
          <w:lang w:val="fr-FR"/>
        </w:rPr>
        <w:t>Memoire</w:t>
      </w:r>
      <w:proofErr w:type="spellEnd"/>
      <w:r>
        <w:rPr>
          <w:i/>
          <w:iCs/>
          <w:spacing w:val="-11"/>
          <w:lang w:val="fr-FR"/>
        </w:rPr>
        <w:t xml:space="preserve"> de licence </w:t>
      </w:r>
      <w:r>
        <w:rPr>
          <w:i/>
          <w:iCs/>
          <w:spacing w:val="-7"/>
          <w:lang w:val="fr-FR"/>
        </w:rPr>
        <w:t xml:space="preserve">en histoire. </w:t>
      </w:r>
      <w:proofErr w:type="gramStart"/>
      <w:r>
        <w:rPr>
          <w:spacing w:val="-7"/>
          <w:lang w:val="fr-FR"/>
        </w:rPr>
        <w:t>Lubumbashi:</w:t>
      </w:r>
      <w:proofErr w:type="gramEnd"/>
      <w:r>
        <w:rPr>
          <w:spacing w:val="-7"/>
          <w:lang w:val="fr-FR"/>
        </w:rPr>
        <w:t xml:space="preserve"> Université Nationale </w:t>
      </w:r>
      <w:r>
        <w:rPr>
          <w:spacing w:val="-8"/>
          <w:lang w:val="fr-FR"/>
        </w:rPr>
        <w:t xml:space="preserve">du </w:t>
      </w:r>
      <w:proofErr w:type="spellStart"/>
      <w:r>
        <w:rPr>
          <w:spacing w:val="-8"/>
          <w:lang w:val="fr-FR"/>
        </w:rPr>
        <w:t>Zaire</w:t>
      </w:r>
      <w:proofErr w:type="spellEnd"/>
      <w:r>
        <w:rPr>
          <w:spacing w:val="-8"/>
          <w:lang w:val="fr-FR"/>
        </w:rPr>
        <w:t>.</w:t>
      </w:r>
    </w:p>
    <w:p w:rsidR="00454932" w:rsidRDefault="00F92116">
      <w:pPr>
        <w:jc w:val="both"/>
      </w:pPr>
      <w:proofErr w:type="spellStart"/>
      <w:r>
        <w:rPr>
          <w:spacing w:val="-9"/>
          <w:lang w:val="fr-FR"/>
        </w:rPr>
        <w:t>Belepe</w:t>
      </w:r>
      <w:proofErr w:type="spellEnd"/>
      <w:r>
        <w:rPr>
          <w:spacing w:val="-9"/>
          <w:lang w:val="fr-FR"/>
        </w:rPr>
        <w:t xml:space="preserve">, </w:t>
      </w:r>
      <w:proofErr w:type="spellStart"/>
      <w:r>
        <w:rPr>
          <w:spacing w:val="-9"/>
          <w:lang w:val="fr-FR"/>
        </w:rPr>
        <w:t>Bope</w:t>
      </w:r>
      <w:proofErr w:type="spellEnd"/>
      <w:r>
        <w:rPr>
          <w:spacing w:val="-9"/>
          <w:lang w:val="fr-FR"/>
        </w:rPr>
        <w:t xml:space="preserve">. </w:t>
      </w:r>
      <w:r>
        <w:rPr>
          <w:spacing w:val="-8"/>
          <w:lang w:val="fr-FR"/>
        </w:rPr>
        <w:t xml:space="preserve">1981. Les </w:t>
      </w:r>
      <w:proofErr w:type="spellStart"/>
      <w:r>
        <w:rPr>
          <w:spacing w:val="-8"/>
          <w:lang w:val="fr-FR"/>
        </w:rPr>
        <w:t>oeuvres</w:t>
      </w:r>
      <w:proofErr w:type="spellEnd"/>
      <w:r>
        <w:rPr>
          <w:spacing w:val="-8"/>
          <w:lang w:val="fr-FR"/>
        </w:rPr>
        <w:t xml:space="preserve"> plastiques Africaines </w:t>
      </w:r>
      <w:r>
        <w:rPr>
          <w:spacing w:val="-13"/>
          <w:lang w:val="fr-FR"/>
        </w:rPr>
        <w:t xml:space="preserve">comme documents </w:t>
      </w:r>
      <w:proofErr w:type="gramStart"/>
      <w:r>
        <w:rPr>
          <w:spacing w:val="-13"/>
          <w:lang w:val="fr-FR"/>
        </w:rPr>
        <w:t>d'histoire:</w:t>
      </w:r>
      <w:proofErr w:type="gramEnd"/>
      <w:r>
        <w:rPr>
          <w:spacing w:val="-13"/>
          <w:lang w:val="fr-FR"/>
        </w:rPr>
        <w:t xml:space="preserve"> Le cas des statues </w:t>
      </w:r>
      <w:r>
        <w:rPr>
          <w:spacing w:val="-4"/>
          <w:lang w:val="fr-FR"/>
        </w:rPr>
        <w:t xml:space="preserve">Royales </w:t>
      </w:r>
      <w:proofErr w:type="spellStart"/>
      <w:r>
        <w:rPr>
          <w:spacing w:val="-4"/>
          <w:lang w:val="fr-FR"/>
        </w:rPr>
        <w:t>Ndop</w:t>
      </w:r>
      <w:proofErr w:type="spellEnd"/>
      <w:r>
        <w:rPr>
          <w:spacing w:val="-4"/>
          <w:lang w:val="fr-FR"/>
        </w:rPr>
        <w:t xml:space="preserve"> des Kuba du </w:t>
      </w:r>
      <w:proofErr w:type="spellStart"/>
      <w:r>
        <w:rPr>
          <w:spacing w:val="-4"/>
          <w:lang w:val="fr-FR"/>
        </w:rPr>
        <w:t>Zaire</w:t>
      </w:r>
      <w:proofErr w:type="spellEnd"/>
      <w:r>
        <w:rPr>
          <w:spacing w:val="-4"/>
          <w:lang w:val="fr-FR"/>
        </w:rPr>
        <w:t xml:space="preserve">, </w:t>
      </w:r>
      <w:proofErr w:type="spellStart"/>
      <w:r>
        <w:rPr>
          <w:i/>
          <w:iCs/>
          <w:spacing w:val="-4"/>
          <w:lang w:val="fr-FR"/>
        </w:rPr>
        <w:t>Africa</w:t>
      </w:r>
      <w:r>
        <w:rPr>
          <w:i/>
          <w:iCs/>
          <w:spacing w:val="-4"/>
          <w:lang w:val="fr-FR"/>
        </w:rPr>
        <w:softHyphen/>
      </w:r>
      <w:r>
        <w:rPr>
          <w:i/>
          <w:iCs/>
          <w:spacing w:val="-8"/>
          <w:lang w:val="fr-FR"/>
        </w:rPr>
        <w:t>Tervuren</w:t>
      </w:r>
      <w:proofErr w:type="spellEnd"/>
      <w:r>
        <w:rPr>
          <w:i/>
          <w:iCs/>
          <w:spacing w:val="-8"/>
          <w:lang w:val="fr-FR"/>
        </w:rPr>
        <w:t xml:space="preserve"> </w:t>
      </w:r>
      <w:r>
        <w:rPr>
          <w:spacing w:val="-8"/>
          <w:lang w:val="fr-FR"/>
        </w:rPr>
        <w:t>25</w:t>
      </w:r>
      <w:r>
        <w:rPr>
          <w:i/>
          <w:iCs/>
          <w:spacing w:val="-8"/>
          <w:lang w:val="fr-FR"/>
        </w:rPr>
        <w:t xml:space="preserve"> </w:t>
      </w:r>
      <w:r>
        <w:rPr>
          <w:spacing w:val="-8"/>
          <w:lang w:val="fr-FR"/>
        </w:rPr>
        <w:t>(1): 9-17.</w:t>
      </w:r>
    </w:p>
    <w:p w:rsidR="00454932" w:rsidRDefault="00F92116">
      <w:pPr>
        <w:jc w:val="both"/>
      </w:pPr>
      <w:r>
        <w:rPr>
          <w:spacing w:val="-8"/>
        </w:rPr>
        <w:t xml:space="preserve">Binkley, D. 1987. Avatar of power: Southern </w:t>
      </w:r>
      <w:proofErr w:type="spellStart"/>
      <w:r>
        <w:rPr>
          <w:spacing w:val="-12"/>
        </w:rPr>
        <w:t>Kuba</w:t>
      </w:r>
      <w:proofErr w:type="spellEnd"/>
      <w:r>
        <w:rPr>
          <w:spacing w:val="-12"/>
        </w:rPr>
        <w:t xml:space="preserve"> masquerade figures in funerary context, </w:t>
      </w:r>
      <w:r>
        <w:rPr>
          <w:i/>
          <w:iCs/>
          <w:spacing w:val="-8"/>
        </w:rPr>
        <w:t xml:space="preserve">Africa </w:t>
      </w:r>
      <w:r>
        <w:rPr>
          <w:spacing w:val="-8"/>
        </w:rPr>
        <w:t>57 (1).</w:t>
      </w:r>
    </w:p>
    <w:p w:rsidR="00454932" w:rsidRDefault="00F92116">
      <w:pPr>
        <w:jc w:val="both"/>
        <w:rPr>
          <w:spacing w:val="-8"/>
        </w:rPr>
      </w:pPr>
      <w:r>
        <w:rPr>
          <w:spacing w:val="-8"/>
        </w:rPr>
        <w:t xml:space="preserve">Binkley, D. </w:t>
      </w:r>
      <w:r>
        <w:rPr>
          <w:spacing w:val="-9"/>
        </w:rPr>
        <w:t>1990. Masks, space and gender i</w:t>
      </w:r>
      <w:r>
        <w:rPr>
          <w:spacing w:val="-9"/>
        </w:rPr>
        <w:t xml:space="preserve">n southern </w:t>
      </w:r>
      <w:proofErr w:type="spellStart"/>
      <w:r>
        <w:rPr>
          <w:spacing w:val="-9"/>
        </w:rPr>
        <w:t>Kuba</w:t>
      </w:r>
      <w:proofErr w:type="spellEnd"/>
      <w:r>
        <w:rPr>
          <w:spacing w:val="-9"/>
        </w:rPr>
        <w:t xml:space="preserve"> initiation ritual, </w:t>
      </w:r>
      <w:r>
        <w:rPr>
          <w:i/>
          <w:iCs/>
          <w:spacing w:val="-9"/>
        </w:rPr>
        <w:t xml:space="preserve">Iowa Studies in </w:t>
      </w:r>
      <w:r>
        <w:rPr>
          <w:i/>
          <w:iCs/>
          <w:spacing w:val="-7"/>
        </w:rPr>
        <w:t xml:space="preserve">Art. </w:t>
      </w:r>
      <w:r>
        <w:rPr>
          <w:spacing w:val="-7"/>
        </w:rPr>
        <w:t xml:space="preserve">Vol. 3, </w:t>
      </w:r>
      <w:r>
        <w:rPr>
          <w:i/>
          <w:iCs/>
          <w:spacing w:val="-7"/>
        </w:rPr>
        <w:t xml:space="preserve">Art and Initiation in Zaire. </w:t>
      </w:r>
      <w:r>
        <w:rPr>
          <w:spacing w:val="-7"/>
        </w:rPr>
        <w:t xml:space="preserve">Iowa City: </w:t>
      </w:r>
      <w:r>
        <w:rPr>
          <w:spacing w:val="-4"/>
        </w:rPr>
        <w:t>The University of Iowa.</w:t>
      </w:r>
    </w:p>
    <w:p w:rsidR="00454932" w:rsidRDefault="00F92116">
      <w:r>
        <w:t xml:space="preserve">Brett-Smith, Sarah. 1983. “The Doyle Collection of African Art,” </w:t>
      </w:r>
      <w:r>
        <w:rPr>
          <w:i/>
        </w:rPr>
        <w:t>Record of the Art Museum, Princeton University</w:t>
      </w:r>
      <w:r>
        <w:t>, 42(2): 2+8-34.</w:t>
      </w:r>
    </w:p>
    <w:p w:rsidR="00454932" w:rsidRDefault="00F92116">
      <w:pPr>
        <w:rPr>
          <w:lang w:val="fr-FR"/>
        </w:rPr>
      </w:pPr>
      <w:r>
        <w:rPr>
          <w:lang w:val="fr-FR"/>
        </w:rPr>
        <w:t xml:space="preserve">Kuba du </w:t>
      </w:r>
      <w:proofErr w:type="spellStart"/>
      <w:r>
        <w:rPr>
          <w:lang w:val="fr-FR"/>
        </w:rPr>
        <w:t>Zaire</w:t>
      </w:r>
      <w:proofErr w:type="spellEnd"/>
      <w:r>
        <w:rPr>
          <w:lang w:val="fr-FR"/>
        </w:rPr>
        <w:t xml:space="preserve">, </w:t>
      </w:r>
      <w:proofErr w:type="spellStart"/>
      <w:r>
        <w:rPr>
          <w:lang w:val="fr-FR"/>
        </w:rPr>
        <w:t>Africa</w:t>
      </w:r>
      <w:proofErr w:type="spellEnd"/>
      <w:r>
        <w:rPr>
          <w:lang w:val="fr-FR"/>
        </w:rPr>
        <w:softHyphen/>
        <w:t xml:space="preserve"> Tervuren 27(1</w:t>
      </w:r>
      <w:proofErr w:type="gramStart"/>
      <w:r>
        <w:rPr>
          <w:lang w:val="fr-FR"/>
        </w:rPr>
        <w:t>):</w:t>
      </w:r>
      <w:proofErr w:type="gramEnd"/>
      <w:r>
        <w:rPr>
          <w:lang w:val="fr-FR"/>
        </w:rPr>
        <w:t xml:space="preserve"> 9-17.</w:t>
      </w:r>
    </w:p>
    <w:p w:rsidR="00454932" w:rsidRDefault="00F92116">
      <w:r>
        <w:rPr>
          <w:spacing w:val="-8"/>
        </w:rPr>
        <w:t xml:space="preserve">Binkley, D. 1987. Avatar of power: Southern </w:t>
      </w:r>
      <w:proofErr w:type="spellStart"/>
      <w:r>
        <w:rPr>
          <w:spacing w:val="-12"/>
        </w:rPr>
        <w:t>Kuba</w:t>
      </w:r>
      <w:proofErr w:type="spellEnd"/>
      <w:r>
        <w:rPr>
          <w:spacing w:val="-12"/>
        </w:rPr>
        <w:t xml:space="preserve"> masquerade figures in funerary context, </w:t>
      </w:r>
      <w:r>
        <w:rPr>
          <w:i/>
          <w:iCs/>
          <w:spacing w:val="-8"/>
        </w:rPr>
        <w:t xml:space="preserve">Africa </w:t>
      </w:r>
      <w:r>
        <w:rPr>
          <w:spacing w:val="-8"/>
        </w:rPr>
        <w:t>57 (1).</w:t>
      </w:r>
    </w:p>
    <w:p w:rsidR="00454932" w:rsidRDefault="00F92116">
      <w:pPr>
        <w:tabs>
          <w:tab w:val="right" w:leader="underscore" w:pos="3408"/>
        </w:tabs>
        <w:rPr>
          <w:spacing w:val="-9"/>
        </w:rPr>
      </w:pPr>
      <w:r>
        <w:rPr>
          <w:spacing w:val="-8"/>
        </w:rPr>
        <w:t xml:space="preserve">Binkley, D. </w:t>
      </w:r>
      <w:r>
        <w:rPr>
          <w:spacing w:val="-9"/>
        </w:rPr>
        <w:t xml:space="preserve">1990. Masks, space and gender in southern </w:t>
      </w:r>
      <w:proofErr w:type="spellStart"/>
      <w:r>
        <w:rPr>
          <w:spacing w:val="-9"/>
        </w:rPr>
        <w:t>Kuba</w:t>
      </w:r>
      <w:proofErr w:type="spellEnd"/>
      <w:r>
        <w:rPr>
          <w:spacing w:val="-9"/>
        </w:rPr>
        <w:t xml:space="preserve"> initiation ritual, </w:t>
      </w:r>
      <w:r>
        <w:rPr>
          <w:i/>
          <w:iCs/>
          <w:spacing w:val="-9"/>
        </w:rPr>
        <w:t xml:space="preserve">Iowa Studies in </w:t>
      </w:r>
      <w:r>
        <w:rPr>
          <w:i/>
          <w:iCs/>
          <w:spacing w:val="-7"/>
        </w:rPr>
        <w:t xml:space="preserve">Art. </w:t>
      </w:r>
      <w:r>
        <w:rPr>
          <w:spacing w:val="-7"/>
        </w:rPr>
        <w:t xml:space="preserve">Vol. 3, </w:t>
      </w:r>
      <w:r>
        <w:rPr>
          <w:i/>
          <w:iCs/>
          <w:spacing w:val="-7"/>
        </w:rPr>
        <w:t xml:space="preserve">Art and Initiation in Zaire. </w:t>
      </w:r>
      <w:r>
        <w:rPr>
          <w:spacing w:val="-7"/>
        </w:rPr>
        <w:t xml:space="preserve">Iowa City: </w:t>
      </w:r>
      <w:r>
        <w:rPr>
          <w:spacing w:val="-4"/>
        </w:rPr>
        <w:t>The University of Iowa.</w:t>
      </w:r>
    </w:p>
    <w:p w:rsidR="00454932" w:rsidRDefault="00F92116">
      <w:proofErr w:type="spellStart"/>
      <w:r>
        <w:rPr>
          <w:spacing w:val="-11"/>
        </w:rPr>
        <w:t>Claerhout</w:t>
      </w:r>
      <w:proofErr w:type="spellEnd"/>
      <w:r>
        <w:rPr>
          <w:spacing w:val="-11"/>
        </w:rPr>
        <w:t xml:space="preserve">, A. 1976. Two </w:t>
      </w:r>
      <w:proofErr w:type="spellStart"/>
      <w:r>
        <w:rPr>
          <w:spacing w:val="-11"/>
        </w:rPr>
        <w:t>Kuba</w:t>
      </w:r>
      <w:proofErr w:type="spellEnd"/>
      <w:r>
        <w:rPr>
          <w:spacing w:val="-11"/>
        </w:rPr>
        <w:t xml:space="preserve"> wrought-iron </w:t>
      </w:r>
      <w:r>
        <w:rPr>
          <w:spacing w:val="-7"/>
        </w:rPr>
        <w:t xml:space="preserve">statuettes, </w:t>
      </w:r>
      <w:r>
        <w:rPr>
          <w:i/>
          <w:iCs/>
          <w:spacing w:val="-7"/>
        </w:rPr>
        <w:t xml:space="preserve">African Art </w:t>
      </w:r>
      <w:r>
        <w:rPr>
          <w:spacing w:val="-7"/>
        </w:rPr>
        <w:t>IX (4): 60-64.</w:t>
      </w:r>
    </w:p>
    <w:p w:rsidR="00454932" w:rsidRDefault="00F92116">
      <w:pPr>
        <w:tabs>
          <w:tab w:val="right" w:leader="underscore" w:pos="3368"/>
        </w:tabs>
      </w:pPr>
      <w:r>
        <w:tab/>
      </w:r>
      <w:r>
        <w:rPr>
          <w:spacing w:val="-11"/>
          <w:lang w:val="fr-FR"/>
        </w:rPr>
        <w:t xml:space="preserve">Cornet, J. 1972. </w:t>
      </w:r>
      <w:r>
        <w:rPr>
          <w:i/>
          <w:iCs/>
          <w:spacing w:val="-11"/>
          <w:lang w:val="fr-FR"/>
        </w:rPr>
        <w:t xml:space="preserve">Art de l'Afrique Noire au pays du fleuve </w:t>
      </w:r>
      <w:proofErr w:type="spellStart"/>
      <w:r>
        <w:rPr>
          <w:i/>
          <w:iCs/>
          <w:spacing w:val="-11"/>
          <w:lang w:val="fr-FR"/>
        </w:rPr>
        <w:t>Zaire</w:t>
      </w:r>
      <w:proofErr w:type="spellEnd"/>
      <w:r>
        <w:rPr>
          <w:spacing w:val="-11"/>
          <w:lang w:val="fr-FR"/>
        </w:rPr>
        <w:t xml:space="preserve">. </w:t>
      </w:r>
      <w:r>
        <w:rPr>
          <w:spacing w:val="-11"/>
        </w:rPr>
        <w:t xml:space="preserve">Brussels: Arcade. </w:t>
      </w:r>
    </w:p>
    <w:p w:rsidR="00454932" w:rsidRDefault="00F92116">
      <w:pPr>
        <w:tabs>
          <w:tab w:val="right" w:leader="underscore" w:pos="3368"/>
        </w:tabs>
      </w:pPr>
      <w:r>
        <w:rPr>
          <w:spacing w:val="-11"/>
        </w:rPr>
        <w:t xml:space="preserve">Cornet, J. 1975.  </w:t>
      </w:r>
      <w:r>
        <w:rPr>
          <w:i/>
          <w:iCs/>
          <w:spacing w:val="-11"/>
        </w:rPr>
        <w:t>Art from Zaire: 100 Masterworks from the National Collection.</w:t>
      </w:r>
      <w:r>
        <w:rPr>
          <w:spacing w:val="-11"/>
        </w:rPr>
        <w:t xml:space="preserve"> New York: African-American Institute.</w:t>
      </w:r>
    </w:p>
    <w:p w:rsidR="00454932" w:rsidRDefault="00F92116">
      <w:pPr>
        <w:tabs>
          <w:tab w:val="right" w:leader="underscore" w:pos="3368"/>
        </w:tabs>
      </w:pPr>
      <w:r>
        <w:rPr>
          <w:spacing w:val="-11"/>
        </w:rPr>
        <w:t xml:space="preserve">Cornet, J. </w:t>
      </w:r>
      <w:r>
        <w:rPr>
          <w:spacing w:val="-8"/>
        </w:rPr>
        <w:t xml:space="preserve"> 1982.  </w:t>
      </w:r>
      <w:r>
        <w:rPr>
          <w:i/>
          <w:iCs/>
          <w:spacing w:val="-8"/>
        </w:rPr>
        <w:t xml:space="preserve">Art royal </w:t>
      </w:r>
      <w:proofErr w:type="spellStart"/>
      <w:r>
        <w:rPr>
          <w:i/>
          <w:iCs/>
          <w:spacing w:val="-8"/>
        </w:rPr>
        <w:t>Kuba</w:t>
      </w:r>
      <w:proofErr w:type="spellEnd"/>
      <w:r>
        <w:rPr>
          <w:i/>
          <w:iCs/>
          <w:spacing w:val="-8"/>
        </w:rPr>
        <w:t xml:space="preserve">. </w:t>
      </w:r>
      <w:r>
        <w:rPr>
          <w:spacing w:val="-8"/>
        </w:rPr>
        <w:t xml:space="preserve">Milan: </w:t>
      </w:r>
      <w:proofErr w:type="spellStart"/>
      <w:r>
        <w:rPr>
          <w:spacing w:val="-8"/>
        </w:rPr>
        <w:t>Sipiel</w:t>
      </w:r>
      <w:proofErr w:type="spellEnd"/>
      <w:r>
        <w:rPr>
          <w:spacing w:val="-8"/>
        </w:rPr>
        <w:t>.</w:t>
      </w:r>
    </w:p>
    <w:p w:rsidR="00454932" w:rsidRDefault="00F92116">
      <w:pPr>
        <w:tabs>
          <w:tab w:val="right" w:leader="underscore" w:pos="3368"/>
        </w:tabs>
      </w:pPr>
      <w:r>
        <w:rPr>
          <w:spacing w:val="-8"/>
        </w:rPr>
        <w:t xml:space="preserve">Ehret, Christopher. 2002. </w:t>
      </w:r>
      <w:r>
        <w:rPr>
          <w:i/>
          <w:iCs/>
          <w:spacing w:val="-8"/>
        </w:rPr>
        <w:t>The civilizations of Africa: a history to 1800</w:t>
      </w:r>
      <w:r>
        <w:rPr>
          <w:spacing w:val="-8"/>
        </w:rPr>
        <w:t xml:space="preserve">. Charlottesville: Virginia: University of Virginia Press. </w:t>
      </w:r>
    </w:p>
    <w:p w:rsidR="00454932" w:rsidRDefault="00F92116">
      <w:r>
        <w:rPr>
          <w:rStyle w:val="reference-text"/>
        </w:rPr>
        <w:t xml:space="preserve">Forbath, Peter. 1977. </w:t>
      </w:r>
      <w:r>
        <w:rPr>
          <w:rStyle w:val="reference-text"/>
          <w:i/>
          <w:iCs/>
        </w:rPr>
        <w:t>The River Congo</w:t>
      </w:r>
      <w:r>
        <w:rPr>
          <w:rStyle w:val="reference-text"/>
        </w:rPr>
        <w:t>. Boston: Houghton Mifflin.</w:t>
      </w:r>
    </w:p>
    <w:p w:rsidR="00454932" w:rsidRDefault="00F92116">
      <w:proofErr w:type="spellStart"/>
      <w:r>
        <w:rPr>
          <w:rStyle w:val="reference-text"/>
        </w:rPr>
        <w:t>Laman</w:t>
      </w:r>
      <w:proofErr w:type="spellEnd"/>
      <w:r>
        <w:rPr>
          <w:rStyle w:val="reference-text"/>
        </w:rPr>
        <w:t xml:space="preserve">, Karl. 1953. </w:t>
      </w:r>
      <w:r>
        <w:rPr>
          <w:rStyle w:val="reference-text"/>
          <w:i/>
          <w:iCs/>
        </w:rPr>
        <w:t>The Kongo</w:t>
      </w:r>
      <w:r>
        <w:rPr>
          <w:rStyle w:val="reference-text"/>
        </w:rPr>
        <w:t xml:space="preserve">. 4. vols. Stockholm: Victor </w:t>
      </w:r>
      <w:proofErr w:type="spellStart"/>
      <w:r>
        <w:rPr>
          <w:rStyle w:val="reference-text"/>
        </w:rPr>
        <w:t>Pettersons</w:t>
      </w:r>
      <w:proofErr w:type="spellEnd"/>
      <w:r>
        <w:rPr>
          <w:rStyle w:val="reference-text"/>
        </w:rPr>
        <w:t xml:space="preserve">. </w:t>
      </w:r>
    </w:p>
    <w:p w:rsidR="00454932" w:rsidRDefault="00F92116">
      <w:pPr>
        <w:tabs>
          <w:tab w:val="right" w:leader="underscore" w:pos="3368"/>
        </w:tabs>
      </w:pPr>
      <w:proofErr w:type="spellStart"/>
      <w:r>
        <w:t>MacGaffey</w:t>
      </w:r>
      <w:proofErr w:type="spellEnd"/>
      <w:r>
        <w:t xml:space="preserve">, Wyatt. 1986. </w:t>
      </w:r>
      <w:r>
        <w:rPr>
          <w:i/>
          <w:iCs/>
        </w:rPr>
        <w:t>Religion and society in central Afric</w:t>
      </w:r>
      <w:r>
        <w:rPr>
          <w:i/>
          <w:iCs/>
        </w:rPr>
        <w:t xml:space="preserve">a: the </w:t>
      </w:r>
      <w:proofErr w:type="spellStart"/>
      <w:r>
        <w:rPr>
          <w:i/>
          <w:iCs/>
        </w:rPr>
        <w:t>Bakongo</w:t>
      </w:r>
      <w:proofErr w:type="spellEnd"/>
      <w:r>
        <w:rPr>
          <w:i/>
          <w:iCs/>
        </w:rPr>
        <w:t xml:space="preserve"> of Lower Zaire</w:t>
      </w:r>
      <w:r>
        <w:t>. Chicago: University of Chicago Press.</w:t>
      </w:r>
    </w:p>
    <w:p w:rsidR="00454932" w:rsidRDefault="00F92116">
      <w:pPr>
        <w:tabs>
          <w:tab w:val="right" w:leader="underscore" w:pos="3368"/>
        </w:tabs>
      </w:pPr>
      <w:proofErr w:type="spellStart"/>
      <w:r>
        <w:t>MacGaffey</w:t>
      </w:r>
      <w:proofErr w:type="spellEnd"/>
      <w:r>
        <w:t>, Wyatt. 1988.</w:t>
      </w:r>
      <w:r>
        <w:rPr>
          <w:szCs w:val="20"/>
        </w:rPr>
        <w:t xml:space="preserve"> “Complexity, astonishment and power: the visual vocabulary of Kongo </w:t>
      </w:r>
      <w:proofErr w:type="spellStart"/>
      <w:r>
        <w:rPr>
          <w:szCs w:val="20"/>
        </w:rPr>
        <w:t>minkisi</w:t>
      </w:r>
      <w:proofErr w:type="spellEnd"/>
      <w:r>
        <w:rPr>
          <w:szCs w:val="20"/>
        </w:rPr>
        <w:t xml:space="preserve">,” </w:t>
      </w:r>
      <w:r>
        <w:rPr>
          <w:i/>
          <w:iCs/>
          <w:szCs w:val="20"/>
        </w:rPr>
        <w:t>Journal of African Studies</w:t>
      </w:r>
      <w:r>
        <w:rPr>
          <w:szCs w:val="20"/>
        </w:rPr>
        <w:t>, (14:2), 188-203.</w:t>
      </w:r>
    </w:p>
    <w:p w:rsidR="00454932" w:rsidRDefault="00F92116">
      <w:pPr>
        <w:ind w:right="21"/>
        <w:jc w:val="both"/>
      </w:pPr>
      <w:r>
        <w:rPr>
          <w:szCs w:val="20"/>
        </w:rPr>
        <w:lastRenderedPageBreak/>
        <w:t xml:space="preserve">Martinez-Ruiz, </w:t>
      </w:r>
      <w:proofErr w:type="spellStart"/>
      <w:r>
        <w:rPr>
          <w:szCs w:val="20"/>
        </w:rPr>
        <w:t>Barbaro</w:t>
      </w:r>
      <w:proofErr w:type="spellEnd"/>
      <w:r>
        <w:rPr>
          <w:szCs w:val="20"/>
        </w:rPr>
        <w:t xml:space="preserve">. 2013. </w:t>
      </w:r>
      <w:r>
        <w:rPr>
          <w:i/>
          <w:iCs/>
          <w:szCs w:val="20"/>
        </w:rPr>
        <w:t>Kongo Grap</w:t>
      </w:r>
      <w:r>
        <w:rPr>
          <w:i/>
          <w:iCs/>
          <w:szCs w:val="20"/>
        </w:rPr>
        <w:t>hic Writing and other Narratives of the Sign</w:t>
      </w:r>
      <w:r>
        <w:rPr>
          <w:szCs w:val="20"/>
        </w:rPr>
        <w:t>. Philadelphia: Temple University Press.</w:t>
      </w:r>
    </w:p>
    <w:p w:rsidR="00454932" w:rsidRDefault="00F92116">
      <w:r>
        <w:rPr>
          <w:spacing w:val="-12"/>
        </w:rPr>
        <w:t>Rosenwald, J. B. 1974. “</w:t>
      </w:r>
      <w:proofErr w:type="spellStart"/>
      <w:r>
        <w:rPr>
          <w:spacing w:val="-12"/>
        </w:rPr>
        <w:t>Kuba</w:t>
      </w:r>
      <w:proofErr w:type="spellEnd"/>
      <w:r>
        <w:rPr>
          <w:spacing w:val="-12"/>
        </w:rPr>
        <w:t xml:space="preserve"> king figure,” </w:t>
      </w:r>
      <w:r>
        <w:rPr>
          <w:i/>
          <w:iCs/>
          <w:spacing w:val="-2"/>
        </w:rPr>
        <w:t xml:space="preserve">African Art, </w:t>
      </w:r>
      <w:r>
        <w:rPr>
          <w:spacing w:val="-2"/>
        </w:rPr>
        <w:t>VII (3).</w:t>
      </w:r>
    </w:p>
    <w:p w:rsidR="00454932" w:rsidRDefault="00F92116">
      <w:pPr>
        <w:rPr>
          <w:spacing w:val="-2"/>
        </w:rPr>
      </w:pPr>
      <w:proofErr w:type="spellStart"/>
      <w:r>
        <w:rPr>
          <w:spacing w:val="-2"/>
        </w:rPr>
        <w:t>Schadeberg</w:t>
      </w:r>
      <w:proofErr w:type="spellEnd"/>
      <w:r>
        <w:rPr>
          <w:spacing w:val="-2"/>
        </w:rPr>
        <w:t xml:space="preserve">, </w:t>
      </w:r>
      <w:proofErr w:type="spellStart"/>
      <w:r>
        <w:rPr>
          <w:spacing w:val="-2"/>
        </w:rPr>
        <w:t>Thilo</w:t>
      </w:r>
      <w:proofErr w:type="spellEnd"/>
      <w:r>
        <w:rPr>
          <w:spacing w:val="-2"/>
        </w:rPr>
        <w:t xml:space="preserve">. 1999. “Batwa: </w:t>
      </w:r>
      <w:proofErr w:type="gramStart"/>
      <w:r>
        <w:rPr>
          <w:spacing w:val="-2"/>
        </w:rPr>
        <w:t>the</w:t>
      </w:r>
      <w:proofErr w:type="gramEnd"/>
      <w:r>
        <w:rPr>
          <w:spacing w:val="-2"/>
        </w:rPr>
        <w:t xml:space="preserve"> Bantu name for the invisible people.” In </w:t>
      </w:r>
      <w:r>
        <w:rPr>
          <w:i/>
          <w:iCs/>
          <w:spacing w:val="-2"/>
        </w:rPr>
        <w:t>Challenging Elusiveness: Cen</w:t>
      </w:r>
      <w:r>
        <w:rPr>
          <w:i/>
          <w:iCs/>
          <w:spacing w:val="-2"/>
        </w:rPr>
        <w:t>tral-African Hunter Gatherers in a Multidisciplinary perspective</w:t>
      </w:r>
      <w:r>
        <w:rPr>
          <w:spacing w:val="-2"/>
        </w:rPr>
        <w:t xml:space="preserve">, ed. K. </w:t>
      </w:r>
      <w:proofErr w:type="spellStart"/>
      <w:r>
        <w:rPr>
          <w:spacing w:val="-2"/>
        </w:rPr>
        <w:t>Beibrouck</w:t>
      </w:r>
      <w:proofErr w:type="spellEnd"/>
      <w:r>
        <w:rPr>
          <w:spacing w:val="-2"/>
        </w:rPr>
        <w:t xml:space="preserve">, S. Elders, and G. </w:t>
      </w:r>
      <w:proofErr w:type="spellStart"/>
      <w:r>
        <w:rPr>
          <w:spacing w:val="-2"/>
        </w:rPr>
        <w:t>Rossel</w:t>
      </w:r>
      <w:proofErr w:type="spellEnd"/>
      <w:r>
        <w:rPr>
          <w:spacing w:val="-2"/>
        </w:rPr>
        <w:t>. Leiden: CNWS, 21-39.</w:t>
      </w:r>
    </w:p>
    <w:p w:rsidR="00454932" w:rsidRDefault="00F92116">
      <w:pPr>
        <w:rPr>
          <w:spacing w:val="-2"/>
        </w:rPr>
      </w:pPr>
      <w:proofErr w:type="spellStart"/>
      <w:r>
        <w:rPr>
          <w:iCs/>
        </w:rPr>
        <w:t>Skeritt</w:t>
      </w:r>
      <w:proofErr w:type="spellEnd"/>
      <w:r>
        <w:rPr>
          <w:iCs/>
        </w:rPr>
        <w:t>, Henry. 2013.</w:t>
      </w:r>
      <w:r>
        <w:rPr>
          <w:i/>
          <w:iCs/>
        </w:rPr>
        <w:t xml:space="preserve"> https://virginia.academia.edu/HenrySkerritt</w:t>
      </w:r>
    </w:p>
    <w:p w:rsidR="00454932" w:rsidRDefault="00F92116">
      <w:r>
        <w:rPr>
          <w:spacing w:val="-2"/>
        </w:rPr>
        <w:t xml:space="preserve">Thompson, Robert Farris. 1978. “The Grand Detroit </w:t>
      </w:r>
      <w:proofErr w:type="spellStart"/>
      <w:r>
        <w:rPr>
          <w:spacing w:val="-2"/>
        </w:rPr>
        <w:t>N’kondi</w:t>
      </w:r>
      <w:proofErr w:type="spellEnd"/>
      <w:r>
        <w:rPr>
          <w:spacing w:val="-2"/>
        </w:rPr>
        <w:t>,”</w:t>
      </w:r>
      <w:r>
        <w:rPr>
          <w:spacing w:val="-2"/>
        </w:rPr>
        <w:t xml:space="preserve"> </w:t>
      </w:r>
      <w:r>
        <w:rPr>
          <w:i/>
          <w:iCs/>
          <w:spacing w:val="-2"/>
        </w:rPr>
        <w:t>Bulletin of the Detroit Institute of Arts</w:t>
      </w:r>
      <w:r>
        <w:rPr>
          <w:spacing w:val="-2"/>
        </w:rPr>
        <w:t xml:space="preserve"> 56 :4, 206-217.</w:t>
      </w:r>
    </w:p>
    <w:p w:rsidR="00454932" w:rsidRDefault="00F92116">
      <w:proofErr w:type="spellStart"/>
      <w:r>
        <w:rPr>
          <w:spacing w:val="-13"/>
        </w:rPr>
        <w:t>Torday</w:t>
      </w:r>
      <w:proofErr w:type="spellEnd"/>
      <w:r>
        <w:rPr>
          <w:spacing w:val="-13"/>
        </w:rPr>
        <w:t xml:space="preserve">, E. and T. A. Joyce. </w:t>
      </w:r>
      <w:r>
        <w:rPr>
          <w:spacing w:val="-13"/>
          <w:lang w:val="fr-FR"/>
        </w:rPr>
        <w:t>1911. « Notes ethno</w:t>
      </w:r>
      <w:r>
        <w:rPr>
          <w:spacing w:val="-13"/>
          <w:lang w:val="fr-FR"/>
        </w:rPr>
        <w:softHyphen/>
      </w:r>
      <w:r>
        <w:rPr>
          <w:spacing w:val="-8"/>
          <w:lang w:val="fr-FR"/>
        </w:rPr>
        <w:t xml:space="preserve">graphiques sur les peuples </w:t>
      </w:r>
      <w:proofErr w:type="spellStart"/>
      <w:r>
        <w:rPr>
          <w:spacing w:val="-8"/>
          <w:lang w:val="fr-FR"/>
        </w:rPr>
        <w:t>communement</w:t>
      </w:r>
      <w:proofErr w:type="spellEnd"/>
      <w:r>
        <w:rPr>
          <w:spacing w:val="-8"/>
          <w:lang w:val="fr-FR"/>
        </w:rPr>
        <w:t xml:space="preserve"> </w:t>
      </w:r>
      <w:proofErr w:type="spellStart"/>
      <w:r>
        <w:rPr>
          <w:spacing w:val="-8"/>
          <w:lang w:val="fr-FR"/>
        </w:rPr>
        <w:t>appeles</w:t>
      </w:r>
      <w:proofErr w:type="spellEnd"/>
      <w:r>
        <w:rPr>
          <w:spacing w:val="-8"/>
          <w:lang w:val="fr-FR"/>
        </w:rPr>
        <w:t xml:space="preserve"> Bakuba, ainsi que sur les peuplades </w:t>
      </w:r>
      <w:proofErr w:type="spellStart"/>
      <w:r>
        <w:rPr>
          <w:spacing w:val="-6"/>
          <w:lang w:val="fr-FR"/>
        </w:rPr>
        <w:t>apparentees</w:t>
      </w:r>
      <w:proofErr w:type="spellEnd"/>
      <w:r>
        <w:rPr>
          <w:spacing w:val="-6"/>
          <w:lang w:val="fr-FR"/>
        </w:rPr>
        <w:t xml:space="preserve">, les </w:t>
      </w:r>
      <w:proofErr w:type="spellStart"/>
      <w:r>
        <w:rPr>
          <w:spacing w:val="-6"/>
          <w:lang w:val="fr-FR"/>
        </w:rPr>
        <w:t>Bushoongo</w:t>
      </w:r>
      <w:proofErr w:type="spellEnd"/>
      <w:r>
        <w:rPr>
          <w:spacing w:val="-6"/>
          <w:lang w:val="fr-FR"/>
        </w:rPr>
        <w:t xml:space="preserve">. » In </w:t>
      </w:r>
      <w:r>
        <w:rPr>
          <w:i/>
          <w:iCs/>
          <w:spacing w:val="-6"/>
          <w:lang w:val="fr-FR"/>
        </w:rPr>
        <w:t xml:space="preserve">Annales du </w:t>
      </w:r>
      <w:proofErr w:type="spellStart"/>
      <w:r>
        <w:rPr>
          <w:i/>
          <w:iCs/>
          <w:spacing w:val="-6"/>
          <w:lang w:val="fr-FR"/>
        </w:rPr>
        <w:t>Musee</w:t>
      </w:r>
      <w:proofErr w:type="spellEnd"/>
      <w:r>
        <w:rPr>
          <w:i/>
          <w:iCs/>
          <w:spacing w:val="-6"/>
          <w:lang w:val="fr-FR"/>
        </w:rPr>
        <w:t xml:space="preserve"> Royal du Congo B</w:t>
      </w:r>
      <w:r>
        <w:rPr>
          <w:i/>
          <w:iCs/>
          <w:spacing w:val="-6"/>
          <w:lang w:val="fr-FR"/>
        </w:rPr>
        <w:t xml:space="preserve">elge, Ethnographie et </w:t>
      </w:r>
      <w:proofErr w:type="spellStart"/>
      <w:r>
        <w:rPr>
          <w:i/>
          <w:iCs/>
          <w:spacing w:val="-14"/>
          <w:lang w:val="fr-FR"/>
        </w:rPr>
        <w:t>Anthropologic</w:t>
      </w:r>
      <w:proofErr w:type="spellEnd"/>
      <w:r>
        <w:rPr>
          <w:i/>
          <w:iCs/>
          <w:spacing w:val="-14"/>
          <w:lang w:val="fr-FR"/>
        </w:rPr>
        <w:t xml:space="preserve">., </w:t>
      </w:r>
      <w:proofErr w:type="spellStart"/>
      <w:r>
        <w:rPr>
          <w:spacing w:val="-14"/>
          <w:lang w:val="fr-FR"/>
        </w:rPr>
        <w:t>serie</w:t>
      </w:r>
      <w:proofErr w:type="spellEnd"/>
      <w:r>
        <w:rPr>
          <w:spacing w:val="-14"/>
          <w:lang w:val="fr-FR"/>
        </w:rPr>
        <w:t xml:space="preserve"> III, tome II, fasc. </w:t>
      </w:r>
      <w:r>
        <w:rPr>
          <w:spacing w:val="-14"/>
        </w:rPr>
        <w:t xml:space="preserve">1. Brussels: </w:t>
      </w:r>
      <w:proofErr w:type="spellStart"/>
      <w:r>
        <w:rPr>
          <w:spacing w:val="-8"/>
        </w:rPr>
        <w:t>Tervuren</w:t>
      </w:r>
      <w:proofErr w:type="spellEnd"/>
      <w:r>
        <w:rPr>
          <w:spacing w:val="-8"/>
        </w:rPr>
        <w:t>.</w:t>
      </w:r>
    </w:p>
    <w:p w:rsidR="00454932" w:rsidRDefault="00F92116">
      <w:pPr>
        <w:rPr>
          <w:spacing w:val="-4"/>
        </w:rPr>
      </w:pPr>
      <w:proofErr w:type="spellStart"/>
      <w:r>
        <w:rPr>
          <w:spacing w:val="-4"/>
        </w:rPr>
        <w:t>Vansina</w:t>
      </w:r>
      <w:proofErr w:type="spellEnd"/>
      <w:r>
        <w:rPr>
          <w:spacing w:val="-4"/>
        </w:rPr>
        <w:t xml:space="preserve">, Jan. </w:t>
      </w:r>
      <w:r>
        <w:rPr>
          <w:spacing w:val="-7"/>
        </w:rPr>
        <w:t xml:space="preserve">1955 “Initiation Rituals of the </w:t>
      </w:r>
      <w:proofErr w:type="spellStart"/>
      <w:r>
        <w:rPr>
          <w:spacing w:val="-7"/>
        </w:rPr>
        <w:t>Bushong</w:t>
      </w:r>
      <w:proofErr w:type="spellEnd"/>
      <w:r>
        <w:rPr>
          <w:spacing w:val="-7"/>
        </w:rPr>
        <w:t xml:space="preserve">,” </w:t>
      </w:r>
      <w:r>
        <w:rPr>
          <w:i/>
          <w:iCs/>
        </w:rPr>
        <w:t xml:space="preserve">Africa </w:t>
      </w:r>
      <w:r>
        <w:t>25(2): 138-153.</w:t>
      </w:r>
    </w:p>
    <w:p w:rsidR="00454932" w:rsidRDefault="00F92116">
      <w:proofErr w:type="spellStart"/>
      <w:r>
        <w:rPr>
          <w:spacing w:val="-4"/>
          <w:lang w:val="fr-FR"/>
        </w:rPr>
        <w:t>Vansina</w:t>
      </w:r>
      <w:proofErr w:type="spellEnd"/>
      <w:r>
        <w:rPr>
          <w:spacing w:val="-4"/>
          <w:lang w:val="fr-FR"/>
        </w:rPr>
        <w:t xml:space="preserve">, Jan. </w:t>
      </w:r>
      <w:r>
        <w:rPr>
          <w:spacing w:val="-6"/>
          <w:lang w:val="fr-FR"/>
        </w:rPr>
        <w:t xml:space="preserve">1964.  </w:t>
      </w:r>
      <w:r>
        <w:rPr>
          <w:i/>
          <w:iCs/>
          <w:spacing w:val="-6"/>
          <w:lang w:val="fr-FR"/>
        </w:rPr>
        <w:t xml:space="preserve">Le royaume kuba. </w:t>
      </w:r>
      <w:proofErr w:type="gramStart"/>
      <w:r>
        <w:rPr>
          <w:rStyle w:val="itempublisher"/>
          <w:lang w:val="fr-FR"/>
        </w:rPr>
        <w:t>Tervuren:</w:t>
      </w:r>
      <w:proofErr w:type="gramEnd"/>
      <w:r>
        <w:rPr>
          <w:rStyle w:val="itempublisher"/>
          <w:lang w:val="fr-FR"/>
        </w:rPr>
        <w:t xml:space="preserve"> </w:t>
      </w:r>
      <w:proofErr w:type="spellStart"/>
      <w:r>
        <w:rPr>
          <w:rStyle w:val="itempublisher"/>
          <w:lang w:val="fr-FR"/>
        </w:rPr>
        <w:t>Musée</w:t>
      </w:r>
      <w:proofErr w:type="spellEnd"/>
      <w:r>
        <w:rPr>
          <w:rStyle w:val="itempublisher"/>
          <w:lang w:val="fr-FR"/>
        </w:rPr>
        <w:t xml:space="preserve"> royal de l'Afrique </w:t>
      </w:r>
      <w:r>
        <w:rPr>
          <w:rStyle w:val="itempublisher"/>
          <w:lang w:val="fr-FR"/>
        </w:rPr>
        <w:t>centrale.</w:t>
      </w:r>
      <w:r>
        <w:rPr>
          <w:spacing w:val="-10"/>
          <w:lang w:val="fr-FR"/>
        </w:rPr>
        <w:t xml:space="preserve"> </w:t>
      </w:r>
    </w:p>
    <w:p w:rsidR="00454932" w:rsidRDefault="00F92116">
      <w:pPr>
        <w:rPr>
          <w:rFonts w:ascii="Garamond" w:hAnsi="Garamond" w:cs="Garamond"/>
          <w:spacing w:val="-3"/>
        </w:rPr>
      </w:pPr>
      <w:proofErr w:type="spellStart"/>
      <w:r>
        <w:rPr>
          <w:spacing w:val="-4"/>
        </w:rPr>
        <w:t>Vansina</w:t>
      </w:r>
      <w:proofErr w:type="spellEnd"/>
      <w:r>
        <w:rPr>
          <w:spacing w:val="-4"/>
        </w:rPr>
        <w:t xml:space="preserve">, Jan. </w:t>
      </w:r>
      <w:r>
        <w:rPr>
          <w:spacing w:val="-10"/>
        </w:rPr>
        <w:t xml:space="preserve">1978. </w:t>
      </w:r>
      <w:r>
        <w:rPr>
          <w:i/>
          <w:iCs/>
          <w:spacing w:val="-10"/>
        </w:rPr>
        <w:t xml:space="preserve">The children of Woot. A history </w:t>
      </w:r>
      <w:r>
        <w:rPr>
          <w:i/>
          <w:iCs/>
          <w:spacing w:val="-6"/>
        </w:rPr>
        <w:t xml:space="preserve">of the </w:t>
      </w:r>
      <w:proofErr w:type="spellStart"/>
      <w:r>
        <w:rPr>
          <w:i/>
          <w:iCs/>
          <w:spacing w:val="-6"/>
        </w:rPr>
        <w:t>Kuba</w:t>
      </w:r>
      <w:proofErr w:type="spellEnd"/>
      <w:r>
        <w:rPr>
          <w:i/>
          <w:iCs/>
          <w:spacing w:val="-6"/>
        </w:rPr>
        <w:t xml:space="preserve"> peoples. </w:t>
      </w:r>
      <w:r>
        <w:rPr>
          <w:spacing w:val="-6"/>
        </w:rPr>
        <w:t xml:space="preserve">Madison: University of </w:t>
      </w:r>
      <w:r>
        <w:rPr>
          <w:spacing w:val="-8"/>
        </w:rPr>
        <w:t>Wisconsin Press/Dawson.</w:t>
      </w:r>
    </w:p>
    <w:p w:rsidR="00454932" w:rsidRDefault="00F92116">
      <w:proofErr w:type="spellStart"/>
      <w:r>
        <w:rPr>
          <w:spacing w:val="-10"/>
        </w:rPr>
        <w:t>Vansina</w:t>
      </w:r>
      <w:proofErr w:type="spellEnd"/>
      <w:r>
        <w:rPr>
          <w:spacing w:val="-10"/>
        </w:rPr>
        <w:t>, J</w:t>
      </w:r>
      <w:r>
        <w:rPr>
          <w:spacing w:val="-6"/>
        </w:rPr>
        <w:t xml:space="preserve">an. 1984. </w:t>
      </w:r>
      <w:r>
        <w:rPr>
          <w:i/>
          <w:iCs/>
          <w:spacing w:val="-6"/>
        </w:rPr>
        <w:t xml:space="preserve">Art History in Africa. </w:t>
      </w:r>
      <w:r>
        <w:rPr>
          <w:spacing w:val="-6"/>
        </w:rPr>
        <w:t xml:space="preserve">London: </w:t>
      </w:r>
      <w:r>
        <w:t>Longman.</w:t>
      </w:r>
    </w:p>
    <w:p w:rsidR="00454932" w:rsidRDefault="00F92116">
      <w:r>
        <w:t xml:space="preserve">Van Wing, Joseph Hubert Leopold. </w:t>
      </w:r>
      <w:r>
        <w:rPr>
          <w:lang w:val="fr-FR"/>
        </w:rPr>
        <w:t xml:space="preserve">1941. </w:t>
      </w:r>
      <w:r>
        <w:rPr>
          <w:i/>
          <w:iCs/>
          <w:lang w:val="fr-FR"/>
        </w:rPr>
        <w:t>Études Bakongo</w:t>
      </w:r>
      <w:r>
        <w:rPr>
          <w:lang w:val="fr-FR"/>
        </w:rPr>
        <w:t xml:space="preserve">. II. </w:t>
      </w:r>
      <w:r>
        <w:rPr>
          <w:i/>
          <w:iCs/>
          <w:lang w:val="fr-FR"/>
        </w:rPr>
        <w:t>Religi</w:t>
      </w:r>
      <w:r>
        <w:rPr>
          <w:i/>
          <w:iCs/>
          <w:lang w:val="fr-FR"/>
        </w:rPr>
        <w:t>on et magie</w:t>
      </w:r>
      <w:r>
        <w:rPr>
          <w:lang w:val="fr-FR"/>
        </w:rPr>
        <w:t xml:space="preserve">. Institut royal colonial belge. Section des sciences morales et politiques. Mémoires, collection in-8°, t. IX, fasc. 1. </w:t>
      </w:r>
      <w:proofErr w:type="gramStart"/>
      <w:r>
        <w:rPr>
          <w:lang w:val="fr-FR"/>
        </w:rPr>
        <w:t>Brussels:</w:t>
      </w:r>
      <w:proofErr w:type="gramEnd"/>
      <w:r>
        <w:rPr>
          <w:lang w:val="fr-FR"/>
        </w:rPr>
        <w:t xml:space="preserve"> </w:t>
      </w:r>
      <w:proofErr w:type="spellStart"/>
      <w:r>
        <w:rPr>
          <w:lang w:val="fr-FR"/>
        </w:rPr>
        <w:t>Desclée</w:t>
      </w:r>
      <w:proofErr w:type="spellEnd"/>
      <w:r>
        <w:rPr>
          <w:lang w:val="fr-FR"/>
        </w:rPr>
        <w:t xml:space="preserve"> de Brouwer.</w:t>
      </w:r>
    </w:p>
    <w:p w:rsidR="00454932" w:rsidRDefault="00F92116">
      <w:r>
        <w:t xml:space="preserve">Van Wing, Joseph Hubert Leopold. </w:t>
      </w:r>
      <w:r>
        <w:rPr>
          <w:lang w:val="fr-FR"/>
        </w:rPr>
        <w:t xml:space="preserve">1959. </w:t>
      </w:r>
      <w:r>
        <w:rPr>
          <w:i/>
          <w:iCs/>
          <w:lang w:val="fr-FR"/>
        </w:rPr>
        <w:t>Études Bakongo.</w:t>
      </w:r>
      <w:r>
        <w:rPr>
          <w:lang w:val="fr-FR"/>
        </w:rPr>
        <w:t xml:space="preserve"> </w:t>
      </w:r>
      <w:proofErr w:type="gramStart"/>
      <w:r>
        <w:rPr>
          <w:lang w:val="fr-FR"/>
        </w:rPr>
        <w:t>Brussels:</w:t>
      </w:r>
      <w:proofErr w:type="gramEnd"/>
      <w:r>
        <w:rPr>
          <w:lang w:val="fr-FR"/>
        </w:rPr>
        <w:t xml:space="preserve"> </w:t>
      </w:r>
      <w:proofErr w:type="spellStart"/>
      <w:r>
        <w:rPr>
          <w:lang w:val="fr-FR"/>
        </w:rPr>
        <w:t>Desclée</w:t>
      </w:r>
      <w:proofErr w:type="spellEnd"/>
      <w:r>
        <w:rPr>
          <w:lang w:val="fr-FR"/>
        </w:rPr>
        <w:t xml:space="preserve"> de Brouwer.</w:t>
      </w:r>
    </w:p>
    <w:p w:rsidR="00454932" w:rsidRDefault="00F92116">
      <w:r>
        <w:t>Walker Ar</w:t>
      </w:r>
      <w:r>
        <w:t xml:space="preserve">t Center. 1967. </w:t>
      </w:r>
      <w:r>
        <w:rPr>
          <w:i/>
          <w:iCs/>
        </w:rPr>
        <w:t>Art of the Congo</w:t>
      </w:r>
      <w:r>
        <w:t>. Minneapolis: Walker Art Center.</w:t>
      </w:r>
    </w:p>
    <w:p w:rsidR="00454932" w:rsidRDefault="00454932"/>
    <w:sectPr w:rsidR="00454932">
      <w:pgSz w:w="12240" w:h="15840"/>
      <w:pgMar w:top="576" w:right="576" w:bottom="576" w:left="576" w:header="0" w:footer="0" w:gutter="0"/>
      <w:cols w:space="720"/>
      <w:formProt w:val="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Songti SC">
    <w:panose1 w:val="02010600040101010101"/>
    <w:charset w:val="86"/>
    <w:family w:val="auto"/>
    <w:pitch w:val="variable"/>
    <w:sig w:usb0="00000287" w:usb1="080F0000" w:usb2="00000010" w:usb3="00000000" w:csb0="000400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SimSun;宋体">
    <w:panose1 w:val="020B0604020202020204"/>
    <w:charset w:val="80"/>
    <w:family w:val="roman"/>
    <w:pitch w:val="default"/>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54932"/>
    <w:rsid w:val="00454932"/>
    <w:rsid w:val="00E829D3"/>
    <w:rsid w:val="00F92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4517F"/>
  <w15:docId w15:val="{CB2F8D3B-260E-FD46-BBE8-04013B250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ngti SC" w:hAnsi="Liberation Serif" w:cs="Arial Unicode M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4"/>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reference-text">
    <w:name w:val="reference-text"/>
    <w:qFormat/>
  </w:style>
  <w:style w:type="character" w:customStyle="1" w:styleId="itempublisher">
    <w:name w:val="itempublisher"/>
    <w:qFormat/>
  </w:style>
  <w:style w:type="character" w:customStyle="1" w:styleId="text">
    <w:name w:val="text"/>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SimSun;宋体"/>
    </w:rPr>
  </w:style>
  <w:style w:type="paragraph" w:styleId="BalloonText">
    <w:name w:val="Balloon Text"/>
    <w:basedOn w:val="Normal"/>
    <w:link w:val="BalloonTextChar"/>
    <w:uiPriority w:val="99"/>
    <w:semiHidden/>
    <w:unhideWhenUsed/>
    <w:rsid w:val="00E829D3"/>
    <w:rPr>
      <w:sz w:val="18"/>
      <w:szCs w:val="18"/>
    </w:rPr>
  </w:style>
  <w:style w:type="character" w:customStyle="1" w:styleId="BalloonTextChar">
    <w:name w:val="Balloon Text Char"/>
    <w:basedOn w:val="DefaultParagraphFont"/>
    <w:link w:val="BalloonText"/>
    <w:uiPriority w:val="99"/>
    <w:semiHidden/>
    <w:rsid w:val="00E829D3"/>
    <w:rPr>
      <w:rFonts w:ascii="Times New Roman" w:eastAsia="Times New Roman" w:hAnsi="Times New Roman" w:cs="Times New Roman"/>
      <w:color w:val="000000"/>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1708</Words>
  <Characters>9740</Characters>
  <Application>Microsoft Office Word</Application>
  <DocSecurity>0</DocSecurity>
  <Lines>81</Lines>
  <Paragraphs>22</Paragraphs>
  <ScaleCrop>false</ScaleCrop>
  <Company/>
  <LinksUpToDate>false</LinksUpToDate>
  <CharactersWithSpaces>11426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cathy Tipton</cp:lastModifiedBy>
  <cp:revision>2</cp:revision>
  <dcterms:created xsi:type="dcterms:W3CDTF">2019-05-02T16:40:00Z</dcterms:created>
  <dcterms:modified xsi:type="dcterms:W3CDTF">2019-05-02T16:47:00Z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2018-08-06T04:42:00Z</dcterms:created>
  <dc:creator>USER</dc:creator>
  <dc:description/>
  <cp:keywords/>
  <dc:language>en-US</dc:language>
  <cp:lastModifiedBy>Ralph Coffman</cp:lastModifiedBy>
  <cp:lastPrinted>2012-03-30T12:24:00Z</cp:lastPrinted>
  <dcterms:modified xsi:type="dcterms:W3CDTF">2018-08-06T04:42:00Z</dcterms:modified>
  <cp:revision>2</cp:revision>
  <dc:subject/>
  <dc:title>DIS-Afr-Zaire-Nkisi</dc:title>
</cp:coreProperties>
</file>