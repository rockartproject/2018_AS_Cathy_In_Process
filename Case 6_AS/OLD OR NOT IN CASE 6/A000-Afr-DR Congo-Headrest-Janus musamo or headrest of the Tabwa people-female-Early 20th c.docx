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png" ContentType="image/png"/>
  <Override PartName="/word/media/image11.jpeg" ContentType="image/jpeg"/>
  <Override PartName="/word/media/image8.jpeg" ContentType="image/jpeg"/>
  <Override PartName="/word/media/image7.jpeg" ContentType="image/jpeg"/>
  <Override PartName="/word/media/image12.png" ContentType="image/png"/>
  <Override PartName="/word/media/image6.jpeg" ContentType="image/jpeg"/>
  <Override PartName="/word/media/image10.jpeg" ContentType="image/jpeg"/>
  <Override PartName="/word/media/image4.jpeg" ContentType="image/jpeg"/>
  <Override PartName="/word/media/image9.jpeg" ContentType="image/jpeg"/>
  <Override PartName="/word/media/image16.jpeg" ContentType="image/jpeg"/>
  <Override PartName="/word/media/image5.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del w:id="0" w:author="Ralph Coffman" w:date="2018-07-11T21:11:00Z">
        <w:r>
          <w:rPr/>
          <w:delText>Mask</w:delText>
        </w:r>
      </w:del>
      <w:ins w:id="1" w:author="Ralph Coffman" w:date="2018-07-11T21:11:00Z">
        <w:r>
          <w:rPr/>
          <w:t>A000</w:t>
        </w:r>
      </w:ins>
      <w:r>
        <w:rPr/>
        <w:t>-Afr-</w:t>
      </w:r>
      <w:del w:id="2" w:author="USER" w:date="2013-02-24T11:22:00Z">
        <w:r>
          <w:rPr/>
          <w:delText>Zaire</w:delText>
        </w:r>
      </w:del>
      <w:ins w:id="3" w:author="USER" w:date="2013-02-24T11:22:00Z">
        <w:r>
          <w:rPr/>
          <w:t>DR Congo</w:t>
        </w:r>
      </w:ins>
      <w:r>
        <w:rPr/>
        <w:t>-Headrest-Janus</w:t>
      </w:r>
      <w:ins w:id="4" w:author="Ralph Coffman" w:date="2018-07-11T21:12:00Z">
        <w:r>
          <w:rPr/>
          <w:t xml:space="preserve"> </w:t>
        </w:r>
      </w:ins>
      <w:ins w:id="5" w:author="Ralph Coffman" w:date="2018-07-11T21:12:00Z">
        <w:r>
          <w:rPr>
            <w:i/>
            <w:iCs/>
          </w:rPr>
          <w:t>musamo</w:t>
        </w:r>
      </w:ins>
      <w:ins w:id="6" w:author="Ralph Coffman" w:date="2018-07-11T21:12:00Z">
        <w:r>
          <w:rPr/>
          <w:t xml:space="preserve"> or headrest of the Tabwa people</w:t>
        </w:r>
      </w:ins>
      <w:r>
        <w:rPr/>
        <w:t>-female</w:t>
      </w:r>
      <w:ins w:id="7" w:author="USER" w:date="2013-02-24T09:09:00Z">
        <w:r>
          <w:rPr/>
          <w:t>-</w:t>
        </w:r>
      </w:ins>
      <w:ins w:id="8" w:author="Ralph Coffman" w:date="2018-07-11T21:11:00Z">
        <w:r>
          <w:rPr/>
          <w:t>Early 2</w:t>
        </w:r>
      </w:ins>
      <w:ins w:id="9" w:author="Ralph Coffman" w:date="2018-07-11T21:12:00Z">
        <w:r>
          <w:rPr/>
          <w:t>0</w:t>
        </w:r>
      </w:ins>
      <w:ins w:id="10" w:author="Ralph Coffman" w:date="2018-07-11T21:12:00Z">
        <w:r>
          <w:rPr>
            <w:vertAlign w:val="superscript"/>
          </w:rPr>
          <w:t>th</w:t>
        </w:r>
      </w:ins>
      <w:ins w:id="11" w:author="Ralph Coffman" w:date="2018-07-11T21:12:00Z">
        <w:r>
          <w:rPr/>
          <w:t xml:space="preserve"> c</w:t>
        </w:r>
      </w:ins>
      <w:del w:id="12" w:author="Ralph Coffman" w:date="2018-07-11T21:11:00Z">
        <w:r>
          <w:rPr/>
          <w:delText>Final</w:delText>
        </w:r>
      </w:del>
      <w:del w:id="13" w:author="Ralph Coffman" w:date="2018-07-11T21:11:00Z">
        <w:r>
          <w:rPr/>
          <w:delText xml:space="preserve"> 2</w:delText>
        </w:r>
      </w:del>
    </w:p>
    <w:p>
      <w:pPr>
        <w:pStyle w:val="Normal"/>
        <w:rPr/>
      </w:pPr>
      <w:del w:id="14" w:author="Ralph Coffman" w:date="2018-07-11T21:16:00Z">
        <w:r>
          <w:rPr/>
          <w:delText>Zaire, female Janus</w:delText>
        </w:r>
      </w:del>
      <w:del w:id="15" w:author="Ralph Coffman" w:date="2018-07-11T21:12:00Z">
        <w:r>
          <w:rPr/>
          <w:delText xml:space="preserve"> </w:delText>
        </w:r>
      </w:del>
      <w:del w:id="16" w:author="Ralph Coffman" w:date="2018-07-11T21:12:00Z">
        <w:r>
          <w:rPr>
            <w:i/>
            <w:iCs/>
          </w:rPr>
          <w:delText>musamo</w:delText>
        </w:r>
      </w:del>
      <w:del w:id="17" w:author="Ralph Coffman" w:date="2018-07-11T21:12:00Z">
        <w:r>
          <w:rPr/>
          <w:delText xml:space="preserve"> </w:delText>
        </w:r>
      </w:del>
      <w:del w:id="18" w:author="Ralph Coffman" w:date="2018-07-11T21:12:00Z">
        <w:r>
          <w:rPr/>
          <w:delText xml:space="preserve">or </w:delText>
        </w:r>
      </w:del>
      <w:del w:id="19" w:author="Ralph Coffman" w:date="2018-07-11T21:12:00Z">
        <w:r>
          <w:rPr/>
          <w:delText xml:space="preserve">headrest of the Luba </w:delText>
        </w:r>
      </w:del>
      <w:del w:id="20" w:author="Ralph Coffman" w:date="2018-07-11T21:12:00Z">
        <w:r>
          <w:rPr/>
          <w:delText xml:space="preserve">Tabwa </w:delText>
        </w:r>
      </w:del>
      <w:del w:id="21" w:author="Ralph Coffman" w:date="2018-07-11T21:12:00Z">
        <w:r>
          <w:rPr/>
          <w:delText>people</w:delText>
        </w:r>
      </w:del>
      <w:del w:id="22" w:author="Ralph Coffman" w:date="2018-07-11T21:16:00Z">
        <w:r>
          <w:rPr/>
          <w:delText>, 9" long, 7.5" high and 4" wide, wood </w:delText>
        </w:r>
      </w:del>
    </w:p>
    <w:p>
      <w:pPr>
        <w:pStyle w:val="Normal"/>
        <w:rPr/>
      </w:pPr>
      <w:r>
        <w:rPr/>
        <w:drawing>
          <wp:inline distT="0" distB="0" distL="0" distR="0">
            <wp:extent cx="3317875" cy="291274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9" r="-8" b="-9"/>
                    <a:stretch>
                      <a:fillRect/>
                    </a:stretch>
                  </pic:blipFill>
                  <pic:spPr bwMode="auto">
                    <a:xfrm>
                      <a:off x="0" y="0"/>
                      <a:ext cx="3317875" cy="2912745"/>
                    </a:xfrm>
                    <a:prstGeom prst="rect">
                      <a:avLst/>
                    </a:prstGeom>
                  </pic:spPr>
                </pic:pic>
              </a:graphicData>
            </a:graphic>
          </wp:inline>
        </w:drawing>
      </w:r>
      <w:r>
        <w:rPr/>
        <w:drawing>
          <wp:inline distT="0" distB="0" distL="0" distR="0">
            <wp:extent cx="2190750" cy="290258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9" r="-12" b="-9"/>
                    <a:stretch>
                      <a:fillRect/>
                    </a:stretch>
                  </pic:blipFill>
                  <pic:spPr bwMode="auto">
                    <a:xfrm>
                      <a:off x="0" y="0"/>
                      <a:ext cx="2190750" cy="2902585"/>
                    </a:xfrm>
                    <a:prstGeom prst="rect">
                      <a:avLst/>
                    </a:prstGeom>
                  </pic:spPr>
                </pic:pic>
              </a:graphicData>
            </a:graphic>
          </wp:inline>
        </w:drawing>
      </w:r>
    </w:p>
    <w:p>
      <w:pPr>
        <w:pStyle w:val="Normal"/>
        <w:rPr/>
      </w:pPr>
      <w:r>
        <w:rPr/>
        <w:t>Fig</w:t>
      </w:r>
      <w:ins w:id="23" w:author="Ralph Coffman" w:date="2018-07-11T21:13:00Z">
        <w:r>
          <w:rPr/>
          <w:t>s</w:t>
        </w:r>
      </w:ins>
      <w:r>
        <w:rPr/>
        <w:t>. 1</w:t>
      </w:r>
      <w:del w:id="24" w:author="Ralph Coffman" w:date="2018-07-11T21:13:00Z">
        <w:r>
          <w:rPr/>
          <w:delText>. Fig.</w:delText>
        </w:r>
      </w:del>
      <w:ins w:id="25" w:author="Ralph Coffman" w:date="2018-07-11T21:13:00Z">
        <w:r>
          <w:rPr/>
          <w:t>-</w:t>
        </w:r>
      </w:ins>
      <w:del w:id="26" w:author="Ralph Coffman" w:date="2018-07-11T21:13:00Z">
        <w:r>
          <w:rPr/>
          <w:delText xml:space="preserve"> </w:delText>
        </w:r>
      </w:del>
      <w:r>
        <w:rPr/>
        <w:t>2.</w:t>
      </w:r>
      <w:ins w:id="27" w:author="Ralph Coffman" w:date="2018-07-11T21:13:00Z">
        <w:r>
          <w:rPr/>
          <w:t xml:space="preserve"> Afr-DR Congo-Headrest-Janus </w:t>
        </w:r>
      </w:ins>
      <w:ins w:id="28" w:author="Ralph Coffman" w:date="2018-07-11T21:13:00Z">
        <w:r>
          <w:rPr>
            <w:i/>
            <w:iCs/>
          </w:rPr>
          <w:t>musamo</w:t>
        </w:r>
      </w:ins>
      <w:ins w:id="29" w:author="Ralph Coffman" w:date="2018-07-11T21:13:00Z">
        <w:r>
          <w:rPr/>
          <w:t xml:space="preserve"> or headrest of the Tabwa people-female-Early 20</w:t>
        </w:r>
      </w:ins>
      <w:ins w:id="30" w:author="Ralph Coffman" w:date="2018-07-11T21:13:00Z">
        <w:r>
          <w:rPr>
            <w:vertAlign w:val="superscript"/>
          </w:rPr>
          <w:t>th</w:t>
        </w:r>
      </w:ins>
      <w:ins w:id="31" w:author="Ralph Coffman" w:date="2018-07-11T21:13:00Z">
        <w:r>
          <w:rPr/>
          <w:t xml:space="preserve"> c</w:t>
        </w:r>
      </w:ins>
    </w:p>
    <w:p>
      <w:pPr>
        <w:pStyle w:val="Normal"/>
        <w:rPr>
          <w:rStyle w:val="StrongEmphasis"/>
        </w:rPr>
      </w:pPr>
      <w:ins w:id="32" w:author="Ralph Coffman" w:date="2018-07-11T21:13:00Z">
        <w:r>
          <w:rPr>
            <w:rStyle w:val="StrongEmphasis"/>
          </w:rPr>
          <w:t>Case No.:</w:t>
        </w:r>
      </w:ins>
      <w:r>
        <w:rPr>
          <w:rStyle w:val="StrongEmphasis"/>
        </w:rPr>
        <w:t xml:space="preserve"> 6</w:t>
      </w:r>
    </w:p>
    <w:p>
      <w:pPr>
        <w:pStyle w:val="Normal"/>
        <w:rPr/>
      </w:pPr>
      <w:ins w:id="33" w:author="Ralph Coffman" w:date="2018-07-11T21:13:00Z">
        <w:r>
          <w:rPr>
            <w:b/>
          </w:rPr>
          <w:t>Accession No.</w:t>
        </w:r>
      </w:ins>
    </w:p>
    <w:p>
      <w:pPr>
        <w:pStyle w:val="Normal"/>
        <w:rPr>
          <w:b w:val="false"/>
          <w:b w:val="false"/>
        </w:rPr>
      </w:pPr>
      <w:ins w:id="34" w:author="Ralph Coffman" w:date="2018-07-11T21:13:00Z">
        <w:r>
          <w:rPr>
            <w:b/>
          </w:rPr>
          <w:t>Formal Label:</w:t>
        </w:r>
      </w:ins>
      <w:ins w:id="35" w:author="Ralph Coffman" w:date="2018-07-11T21:16:00Z">
        <w:r>
          <w:rPr>
            <w:b/>
          </w:rPr>
          <w:t xml:space="preserve"> </w:t>
        </w:r>
      </w:ins>
      <w:ins w:id="36" w:author="Ralph Coffman" w:date="2018-07-11T21:16:00Z">
        <w:r>
          <w:rPr/>
          <w:t xml:space="preserve">Afr-DR Congo-Headrest-Janus </w:t>
        </w:r>
      </w:ins>
      <w:ins w:id="37" w:author="Ralph Coffman" w:date="2018-07-11T21:16:00Z">
        <w:r>
          <w:rPr>
            <w:i/>
            <w:iCs/>
          </w:rPr>
          <w:t>musamo</w:t>
        </w:r>
      </w:ins>
      <w:ins w:id="38" w:author="Ralph Coffman" w:date="2018-07-11T21:16:00Z">
        <w:r>
          <w:rPr/>
          <w:t xml:space="preserve"> or headrest of the Tabwa people-female-Early 20</w:t>
        </w:r>
      </w:ins>
      <w:ins w:id="39" w:author="Ralph Coffman" w:date="2018-07-11T21:16:00Z">
        <w:r>
          <w:rPr>
            <w:vertAlign w:val="superscript"/>
          </w:rPr>
          <w:t>th</w:t>
        </w:r>
      </w:ins>
      <w:ins w:id="40" w:author="Ralph Coffman" w:date="2018-07-11T21:16:00Z">
        <w:r>
          <w:rPr/>
          <w:t xml:space="preserve"> c</w:t>
        </w:r>
      </w:ins>
    </w:p>
    <w:p>
      <w:pPr>
        <w:pStyle w:val="Normal"/>
        <w:rPr>
          <w:b/>
          <w:b/>
        </w:rPr>
      </w:pPr>
      <w:ins w:id="41" w:author="Ralph Coffman" w:date="2018-07-11T21:13:00Z">
        <w:r>
          <w:rPr>
            <w:b/>
          </w:rPr>
          <w:t>Display Description:</w:t>
        </w:r>
      </w:ins>
    </w:p>
    <w:p>
      <w:pPr>
        <w:pStyle w:val="Normal"/>
        <w:rPr/>
      </w:pPr>
      <w:ins w:id="42" w:author="Ralph Coffman" w:date="2018-07-11T21:14:00Z">
        <w:r>
          <w:rPr/>
          <w:t xml:space="preserve">This Janus-faced "Lusinga" headrest is an important divination object of the Tabwa, a Bantu-speaking ethnic group of the </w:t>
        </w:r>
      </w:ins>
      <w:ins w:id="43" w:author="Ralph Coffman" w:date="2018-07-11T21:14:00Z">
        <w:r>
          <w:rPr>
            <w:rStyle w:val="St"/>
          </w:rPr>
          <w:t xml:space="preserve">Democratic Republic of the </w:t>
        </w:r>
      </w:ins>
      <w:ins w:id="44" w:author="Ralph Coffman" w:date="2018-07-11T21:14:00Z">
        <w:r>
          <w:rPr/>
          <w:t xml:space="preserve">Congo (formerly Zaire, 1971-1997). Its design reflects the iconographies of the three closely affiliated Bantu-speaking ethnic groups of east Central Africa: the Luba, the Tabwa and the Hemba. All three enjoyed participation in the </w:t>
        </w:r>
      </w:ins>
      <w:ins w:id="45" w:author="Ralph Coffman" w:date="2018-07-11T21:14:00Z">
        <w:r>
          <w:rPr>
            <w:i/>
            <w:iCs/>
          </w:rPr>
          <w:t xml:space="preserve">Bugabo, </w:t>
        </w:r>
      </w:ins>
      <w:ins w:id="46" w:author="Ralph Coffman" w:date="2018-07-11T21:14:00Z">
        <w:r>
          <w:rPr/>
          <w:t>a mutual-aid society. This headrest is also is intimately connected with  the deadly clash between the Congolese Chief, Lusinga Iwa Ng'ombe, and the Belgian Lieutenant, Émile Storms, as they sought to establish their own separate African and European hegemonies, respectively,  along the southwestern shores of Lake Tanganyika in the 1880s. Lusinga was notorious for his participation in the east African slave and ivory trade, while Storms was operating under a secret mandate from King Leopold of Belgium to emblazon "a White Line across the Dark Continent," to establish an Aryan zone partitioning Africa by the European colonial powers. In the inevitable confrontation that ensued</w:t>
        </w:r>
      </w:ins>
      <w:ins w:id="47" w:author="Ralph Coffman" w:date="2018-07-11T21:15:00Z">
        <w:r>
          <w:rPr/>
          <w:t>,</w:t>
        </w:r>
      </w:ins>
      <w:ins w:id="48" w:author="Ralph Coffman" w:date="2018-07-11T21:14:00Z">
        <w:r>
          <w:rPr/>
          <w:t xml:space="preserve"> Lusinga was murdered and decapitated by Storms' African mercenaries. Storms absconded with Lusinga's skull, which became the subject of a sinister evolutionary treatise. Lusinga's ancestral figure was taken to Belgium where it is now ensconced in the  Royal Museum of Central Africa, and this headrest, which is similar to those used by Lusinga and his supporters, stands as a mute testimony to the power that the inter-ethnic </w:t>
        </w:r>
      </w:ins>
      <w:ins w:id="49" w:author="Ralph Coffman" w:date="2018-07-11T21:14:00Z">
        <w:r>
          <w:rPr>
            <w:i/>
            <w:iCs/>
          </w:rPr>
          <w:t>Bugabo</w:t>
        </w:r>
      </w:ins>
      <w:ins w:id="50" w:author="Ralph Coffman" w:date="2018-07-11T21:14:00Z">
        <w:r>
          <w:rPr/>
          <w:t xml:space="preserve"> society once had in this region.</w:t>
        </w:r>
      </w:ins>
    </w:p>
    <w:p>
      <w:pPr>
        <w:pStyle w:val="Normal"/>
        <w:rPr>
          <w:b/>
          <w:b/>
        </w:rPr>
      </w:pPr>
      <w:ins w:id="51" w:author="Ralph Coffman" w:date="2018-07-11T21:13:00Z">
        <w:r>
          <w:rPr>
            <w:b/>
          </w:rPr>
        </w:r>
      </w:ins>
    </w:p>
    <w:p>
      <w:pPr>
        <w:pStyle w:val="Normal"/>
        <w:rPr>
          <w:b/>
          <w:b/>
        </w:rPr>
      </w:pPr>
      <w:ins w:id="52" w:author="Ralph Coffman" w:date="2018-07-11T21:13:00Z">
        <w:r>
          <w:rPr>
            <w:b/>
          </w:rPr>
          <w:t>LC Classification:</w:t>
        </w:r>
      </w:ins>
    </w:p>
    <w:p>
      <w:pPr>
        <w:pStyle w:val="Normal"/>
        <w:rPr>
          <w:b/>
          <w:b/>
        </w:rPr>
      </w:pPr>
      <w:ins w:id="53" w:author="Ralph Coffman" w:date="2018-07-11T21:13:00Z">
        <w:r>
          <w:rPr>
            <w:b/>
          </w:rPr>
          <w:t xml:space="preserve">Date or Time Horizon: </w:t>
        </w:r>
      </w:ins>
    </w:p>
    <w:p>
      <w:pPr>
        <w:pStyle w:val="Normal"/>
        <w:rPr>
          <w:b/>
          <w:b/>
        </w:rPr>
      </w:pPr>
      <w:ins w:id="54" w:author="Ralph Coffman" w:date="2018-07-11T21:13:00Z">
        <w:r>
          <w:rPr>
            <w:b/>
          </w:rPr>
          <w:t xml:space="preserve">Geographical Area: </w:t>
        </w:r>
      </w:ins>
    </w:p>
    <w:p>
      <w:pPr>
        <w:pStyle w:val="Normal"/>
        <w:rPr>
          <w:b/>
          <w:b/>
        </w:rPr>
      </w:pPr>
      <w:ins w:id="55" w:author="Ralph Coffman" w:date="2018-07-11T21:13:00Z">
        <w:r>
          <w:rPr>
            <w:b/>
          </w:rPr>
          <w:t>Map:</w:t>
        </w:r>
      </w:ins>
    </w:p>
    <w:p>
      <w:pPr>
        <w:pStyle w:val="Normal"/>
        <w:rPr>
          <w:b/>
          <w:b/>
          <w:ins w:id="57" w:author="Ralph Coffman" w:date="2018-07-11T21:13:00Z"/>
        </w:rPr>
      </w:pPr>
      <w:ins w:id="56" w:author="Ralph Coffman" w:date="2018-07-11T21:17:00Z">
        <w:r>
          <w:rPr/>
          <w:drawing>
            <wp:inline distT="0" distB="0" distL="0" distR="0">
              <wp:extent cx="4780280" cy="410273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5" r="-4" b="-5"/>
                      <a:stretch>
                        <a:fillRect/>
                      </a:stretch>
                    </pic:blipFill>
                    <pic:spPr bwMode="auto">
                      <a:xfrm>
                        <a:off x="0" y="0"/>
                        <a:ext cx="4780280" cy="4102735"/>
                      </a:xfrm>
                      <a:prstGeom prst="rect">
                        <a:avLst/>
                      </a:prstGeom>
                    </pic:spPr>
                  </pic:pic>
                </a:graphicData>
              </a:graphic>
            </wp:inline>
          </w:drawing>
        </w:r>
      </w:ins>
    </w:p>
    <w:p>
      <w:pPr>
        <w:pStyle w:val="Normal"/>
        <w:rPr/>
      </w:pPr>
      <w:del w:id="58" w:author="Ralph Coffman" w:date="2018-07-11T21:13:00Z">
        <w:r>
          <w:rPr/>
          <w:delText xml:space="preserve">This Janus-faced "Lusinga" headrest of </w:delText>
        </w:r>
      </w:del>
      <w:del w:id="59" w:author="Ralph Coffman" w:date="2018-07-11T21:13:00Z">
        <w:r>
          <w:rPr/>
          <w:delText xml:space="preserve">is an important </w:delText>
        </w:r>
      </w:del>
      <w:del w:id="60" w:author="Ralph Coffman" w:date="2018-07-11T21:13:00Z">
        <w:r>
          <w:rPr/>
          <w:delText>divination object</w:delText>
        </w:r>
      </w:del>
      <w:del w:id="61" w:author="Ralph Coffman" w:date="2018-07-11T21:13:00Z">
        <w:r>
          <w:rPr/>
          <w:delText xml:space="preserve"> of </w:delText>
        </w:r>
      </w:del>
      <w:del w:id="62" w:author="Ralph Coffman" w:date="2018-07-11T21:13:00Z">
        <w:r>
          <w:rPr/>
          <w:delText xml:space="preserve">the Luba </w:delText>
        </w:r>
      </w:del>
      <w:del w:id="63" w:author="Ralph Coffman" w:date="2018-07-11T21:13:00Z">
        <w:r>
          <w:rPr/>
          <w:delText>Tabwa</w:delText>
        </w:r>
      </w:del>
      <w:del w:id="64" w:author="Ralph Coffman" w:date="2018-07-11T21:13:00Z">
        <w:r>
          <w:rPr/>
          <w:delText>, a Bantu</w:delText>
        </w:r>
      </w:del>
      <w:del w:id="65" w:author="Ralph Coffman" w:date="2018-07-11T21:13:00Z">
        <w:r>
          <w:rPr/>
          <w:delText xml:space="preserve">-speaking </w:delText>
        </w:r>
      </w:del>
      <w:del w:id="66" w:author="Ralph Coffman" w:date="2018-07-11T21:13:00Z">
        <w:r>
          <w:rPr/>
          <w:delText>ethnic group</w:delText>
        </w:r>
      </w:del>
      <w:del w:id="67" w:author="Ralph Coffman" w:date="2018-07-11T21:13:00Z">
        <w:r>
          <w:rPr/>
          <w:delText>people of Zaire</w:delText>
        </w:r>
      </w:del>
      <w:del w:id="68" w:author="Ralph Coffman" w:date="2018-07-11T21:13:00Z">
        <w:r>
          <w:rPr/>
          <w:delText xml:space="preserve">the </w:delText>
        </w:r>
      </w:del>
      <w:del w:id="69" w:author="Ralph Coffman" w:date="2018-07-11T21:13:00Z">
        <w:r>
          <w:rPr>
            <w:rStyle w:val="St"/>
          </w:rPr>
          <w:delText xml:space="preserve">Democratic Republic of the </w:delText>
        </w:r>
      </w:del>
      <w:del w:id="70" w:author="Ralph Coffman" w:date="2018-07-11T21:13:00Z">
        <w:r>
          <w:rPr/>
          <w:delText>Congo</w:delText>
        </w:r>
      </w:del>
      <w:del w:id="71" w:author="Ralph Coffman" w:date="2018-07-11T21:13:00Z">
        <w:r>
          <w:rPr/>
          <w:delText xml:space="preserve"> (formerly Zaire</w:delText>
        </w:r>
      </w:del>
      <w:del w:id="72" w:author="Ralph Coffman" w:date="2018-07-11T21:13:00Z">
        <w:r>
          <w:rPr/>
          <w:delText>,</w:delText>
        </w:r>
      </w:del>
      <w:del w:id="73" w:author="Ralph Coffman" w:date="2018-07-11T21:13:00Z">
        <w:r>
          <w:rPr/>
          <w:delText xml:space="preserve"> 1971-1997)</w:delText>
        </w:r>
      </w:del>
      <w:del w:id="74" w:author="Ralph Coffman" w:date="2018-07-11T21:13:00Z">
        <w:r>
          <w:rPr/>
          <w:delText>.</w:delText>
        </w:r>
      </w:del>
      <w:del w:id="75" w:author="Ralph Coffman" w:date="2018-07-11T21:13:00Z">
        <w:r>
          <w:rPr/>
          <w:delText xml:space="preserve"> </w:delText>
        </w:r>
      </w:del>
      <w:del w:id="76" w:author="Ralph Coffman" w:date="2018-07-11T21:13:00Z">
        <w:r>
          <w:rPr/>
          <w:delText xml:space="preserve">Its design </w:delText>
        </w:r>
      </w:del>
      <w:del w:id="77" w:author="Ralph Coffman" w:date="2018-07-11T21:13:00Z">
        <w:r>
          <w:rPr/>
          <w:delText>reflect</w:delText>
        </w:r>
      </w:del>
      <w:del w:id="78" w:author="Ralph Coffman" w:date="2018-07-11T21:13:00Z">
        <w:r>
          <w:rPr/>
          <w:delText>s</w:delText>
        </w:r>
      </w:del>
      <w:del w:id="79" w:author="Ralph Coffman" w:date="2018-07-11T21:13:00Z">
        <w:r>
          <w:rPr/>
          <w:delText xml:space="preserve"> the iconograph</w:delText>
        </w:r>
      </w:del>
      <w:del w:id="80" w:author="Ralph Coffman" w:date="2018-07-11T21:13:00Z">
        <w:r>
          <w:rPr/>
          <w:delText>ies</w:delText>
        </w:r>
      </w:del>
      <w:del w:id="81" w:author="Ralph Coffman" w:date="2018-07-11T21:13:00Z">
        <w:r>
          <w:rPr/>
          <w:delText xml:space="preserve"> of the three </w:delText>
        </w:r>
      </w:del>
      <w:del w:id="82" w:author="Ralph Coffman" w:date="2018-07-11T21:13:00Z">
        <w:r>
          <w:rPr/>
          <w:delText xml:space="preserve">closely affiliated </w:delText>
        </w:r>
      </w:del>
      <w:del w:id="83" w:author="Ralph Coffman" w:date="2018-07-11T21:13:00Z">
        <w:r>
          <w:rPr/>
          <w:delText xml:space="preserve">Bantu-speaking </w:delText>
        </w:r>
      </w:del>
      <w:del w:id="84" w:author="Ralph Coffman" w:date="2018-07-11T21:13:00Z">
        <w:r>
          <w:rPr/>
          <w:delText xml:space="preserve">ethnic </w:delText>
        </w:r>
      </w:del>
      <w:del w:id="85" w:author="Ralph Coffman" w:date="2018-07-11T21:13:00Z">
        <w:r>
          <w:rPr/>
          <w:delText xml:space="preserve">groups of east Central Africa: the </w:delText>
        </w:r>
      </w:del>
      <w:del w:id="86" w:author="Ralph Coffman" w:date="2018-07-11T21:13:00Z">
        <w:r>
          <w:rPr/>
          <w:delText>Luba, the Tabwa and the Hemba</w:delText>
        </w:r>
      </w:del>
      <w:del w:id="87" w:author="Ralph Coffman" w:date="2018-07-11T21:13:00Z">
        <w:r>
          <w:rPr/>
          <w:delText xml:space="preserve">. All three </w:delText>
        </w:r>
      </w:del>
      <w:del w:id="88" w:author="Ralph Coffman" w:date="2018-07-11T21:13:00Z">
        <w:r>
          <w:rPr/>
          <w:delText xml:space="preserve">enjoyed participation in the </w:delText>
        </w:r>
      </w:del>
      <w:del w:id="89" w:author="Ralph Coffman" w:date="2018-07-11T21:13:00Z">
        <w:r>
          <w:rPr>
            <w:i/>
            <w:iCs/>
          </w:rPr>
          <w:delText>Bugabo</w:delText>
        </w:r>
      </w:del>
      <w:del w:id="90" w:author="Ralph Coffman" w:date="2018-07-11T21:13:00Z">
        <w:r>
          <w:rPr>
            <w:i/>
            <w:iCs/>
          </w:rPr>
          <w:delText xml:space="preserve">, </w:delText>
        </w:r>
      </w:del>
      <w:del w:id="91" w:author="Ralph Coffman" w:date="2018-07-11T21:13:00Z">
        <w:r>
          <w:rPr/>
          <w:delText>a</w:delText>
        </w:r>
      </w:del>
      <w:del w:id="92" w:author="Ralph Coffman" w:date="2018-07-11T21:13:00Z">
        <w:r>
          <w:rPr/>
          <w:delText xml:space="preserve"> </w:delText>
        </w:r>
      </w:del>
      <w:del w:id="93" w:author="Ralph Coffman" w:date="2018-07-11T21:13:00Z">
        <w:r>
          <w:rPr>
            <w:rFonts w:cs="Times New Roman"/>
            <w:b w:val="false"/>
            <w:bCs w:val="false"/>
            <w:spacing w:val="0"/>
            <w:sz w:val="24"/>
            <w:szCs w:val="24"/>
          </w:rPr>
          <w:delText>mutual-aid society</w:delText>
        </w:r>
      </w:del>
      <w:del w:id="94" w:author="Ralph Coffman" w:date="2018-07-11T21:13:00Z">
        <w:r>
          <w:rPr>
            <w:rFonts w:cs="Times New Roman"/>
            <w:b w:val="false"/>
            <w:bCs w:val="false"/>
            <w:spacing w:val="0"/>
            <w:sz w:val="24"/>
            <w:szCs w:val="24"/>
          </w:rPr>
          <w:delText xml:space="preserve">. </w:delText>
        </w:r>
      </w:del>
      <w:del w:id="95" w:author="Ralph Coffman" w:date="2018-07-11T21:13:00Z">
        <w:r>
          <w:rPr>
            <w:rFonts w:cs="Times New Roman"/>
            <w:b w:val="false"/>
            <w:bCs w:val="false"/>
            <w:spacing w:val="0"/>
            <w:sz w:val="24"/>
            <w:szCs w:val="24"/>
          </w:rPr>
          <w:delText xml:space="preserve">This headrest is also </w:delText>
        </w:r>
      </w:del>
      <w:del w:id="96" w:author="Ralph Coffman" w:date="2018-07-11T21:13:00Z">
        <w:r>
          <w:rPr/>
          <w:delText xml:space="preserve">is intimately connected with  the </w:delText>
        </w:r>
      </w:del>
      <w:del w:id="97" w:author="Ralph Coffman" w:date="2018-07-11T21:13:00Z">
        <w:r>
          <w:rPr/>
          <w:delText>deadly clash between the</w:delText>
        </w:r>
      </w:del>
      <w:del w:id="98" w:author="Ralph Coffman" w:date="2018-07-11T21:13:00Z">
        <w:r>
          <w:rPr/>
          <w:delText xml:space="preserve"> Congolese Chief</w:delText>
        </w:r>
      </w:del>
      <w:del w:id="99" w:author="Ralph Coffman" w:date="2018-07-11T21:13:00Z">
        <w:r>
          <w:rPr/>
          <w:delText>,</w:delText>
        </w:r>
      </w:del>
      <w:del w:id="100" w:author="Ralph Coffman" w:date="2018-07-11T21:13:00Z">
        <w:r>
          <w:rPr/>
          <w:delText xml:space="preserve"> </w:delText>
        </w:r>
      </w:del>
      <w:del w:id="101" w:author="Ralph Coffman" w:date="2018-07-11T21:13:00Z">
        <w:r>
          <w:rPr/>
          <w:delText>Lusinga Iwa Ng'ombe</w:delText>
        </w:r>
      </w:del>
      <w:del w:id="102" w:author="Ralph Coffman" w:date="2018-07-11T21:13:00Z">
        <w:r>
          <w:rPr/>
          <w:delText>,</w:delText>
        </w:r>
      </w:del>
      <w:del w:id="103" w:author="Ralph Coffman" w:date="2018-07-11T21:13:00Z">
        <w:r>
          <w:rPr/>
          <w:delText xml:space="preserve"> </w:delText>
        </w:r>
      </w:del>
      <w:del w:id="104" w:author="Ralph Coffman" w:date="2018-07-11T21:13:00Z">
        <w:r>
          <w:rPr/>
          <w:delText xml:space="preserve">and </w:delText>
        </w:r>
      </w:del>
      <w:del w:id="105" w:author="Ralph Coffman" w:date="2018-07-11T21:13:00Z">
        <w:r>
          <w:rPr/>
          <w:delText xml:space="preserve">the </w:delText>
        </w:r>
      </w:del>
      <w:del w:id="106" w:author="Ralph Coffman" w:date="2018-07-11T21:13:00Z">
        <w:r>
          <w:rPr/>
          <w:delText>Belgian Lieutenant</w:delText>
        </w:r>
      </w:del>
      <w:del w:id="107" w:author="Ralph Coffman" w:date="2018-07-11T21:13:00Z">
        <w:r>
          <w:rPr/>
          <w:delText>,</w:delText>
        </w:r>
      </w:del>
      <w:del w:id="108" w:author="Ralph Coffman" w:date="2018-07-11T21:13:00Z">
        <w:r>
          <w:rPr/>
          <w:delText xml:space="preserve"> </w:delText>
        </w:r>
      </w:del>
      <w:del w:id="109" w:author="Ralph Coffman" w:date="2018-07-11T21:13:00Z">
        <w:r>
          <w:rPr/>
          <w:delText xml:space="preserve">Émile </w:delText>
        </w:r>
      </w:del>
      <w:del w:id="110" w:author="Ralph Coffman" w:date="2018-07-11T21:13:00Z">
        <w:r>
          <w:rPr/>
          <w:delText>Storms</w:delText>
        </w:r>
      </w:del>
      <w:del w:id="111" w:author="Ralph Coffman" w:date="2018-07-11T21:13:00Z">
        <w:r>
          <w:rPr/>
          <w:delText>,</w:delText>
        </w:r>
      </w:del>
      <w:del w:id="112" w:author="Ralph Coffman" w:date="2018-07-11T21:13:00Z">
        <w:r>
          <w:rPr/>
          <w:delText xml:space="preserve"> </w:delText>
        </w:r>
      </w:del>
      <w:del w:id="113" w:author="Ralph Coffman" w:date="2018-07-11T21:13:00Z">
        <w:r>
          <w:rPr/>
          <w:delText>as they</w:delText>
        </w:r>
      </w:del>
      <w:del w:id="114" w:author="Ralph Coffman" w:date="2018-07-11T21:13:00Z">
        <w:r>
          <w:rPr/>
          <w:delText xml:space="preserve"> sought </w:delText>
        </w:r>
      </w:del>
      <w:del w:id="115" w:author="Ralph Coffman" w:date="2018-07-11T21:13:00Z">
        <w:r>
          <w:rPr/>
          <w:delText xml:space="preserve">to establish </w:delText>
        </w:r>
      </w:del>
      <w:del w:id="116" w:author="Ralph Coffman" w:date="2018-07-11T21:13:00Z">
        <w:r>
          <w:rPr/>
          <w:delText xml:space="preserve">their own </w:delText>
        </w:r>
      </w:del>
      <w:del w:id="117" w:author="Ralph Coffman" w:date="2018-07-11T21:13:00Z">
        <w:r>
          <w:rPr/>
          <w:delText xml:space="preserve">separate </w:delText>
        </w:r>
      </w:del>
      <w:del w:id="118" w:author="Ralph Coffman" w:date="2018-07-11T21:13:00Z">
        <w:r>
          <w:rPr/>
          <w:delText>African and European</w:delText>
        </w:r>
      </w:del>
      <w:del w:id="119" w:author="Ralph Coffman" w:date="2018-07-11T21:13:00Z">
        <w:r>
          <w:rPr/>
          <w:delText xml:space="preserve"> hegemonies, respectively</w:delText>
        </w:r>
      </w:del>
      <w:del w:id="120" w:author="Ralph Coffman" w:date="2018-07-11T21:13:00Z">
        <w:r>
          <w:rPr/>
          <w:delText xml:space="preserve">,  along the southwestern shores of Lake Tanganyika in the 1880s. Lusinga </w:delText>
        </w:r>
      </w:del>
      <w:del w:id="121" w:author="Ralph Coffman" w:date="2018-07-11T21:13:00Z">
        <w:r>
          <w:rPr/>
          <w:delText xml:space="preserve">was notorious for his </w:delText>
        </w:r>
      </w:del>
      <w:del w:id="122" w:author="Ralph Coffman" w:date="2018-07-11T21:13:00Z">
        <w:r>
          <w:rPr/>
          <w:delText>participat</w:delText>
        </w:r>
      </w:del>
      <w:del w:id="123" w:author="Ralph Coffman" w:date="2018-07-11T21:13:00Z">
        <w:r>
          <w:rPr/>
          <w:delText>ion</w:delText>
        </w:r>
      </w:del>
      <w:del w:id="124" w:author="Ralph Coffman" w:date="2018-07-11T21:13:00Z">
        <w:r>
          <w:rPr/>
          <w:delText xml:space="preserve"> in the east African slave </w:delText>
        </w:r>
      </w:del>
      <w:del w:id="125" w:author="Ralph Coffman" w:date="2018-07-11T21:13:00Z">
        <w:r>
          <w:rPr/>
          <w:delText xml:space="preserve">and ivory </w:delText>
        </w:r>
      </w:del>
      <w:del w:id="126" w:author="Ralph Coffman" w:date="2018-07-11T21:13:00Z">
        <w:r>
          <w:rPr/>
          <w:delText xml:space="preserve">trade, </w:delText>
        </w:r>
      </w:del>
      <w:del w:id="127" w:author="Ralph Coffman" w:date="2018-07-11T21:13:00Z">
        <w:r>
          <w:rPr/>
          <w:delText xml:space="preserve">while </w:delText>
        </w:r>
      </w:del>
      <w:del w:id="128" w:author="Ralph Coffman" w:date="2018-07-11T21:13:00Z">
        <w:r>
          <w:rPr/>
          <w:delText>Storms</w:delText>
        </w:r>
      </w:del>
      <w:del w:id="129" w:author="Ralph Coffman" w:date="2018-07-11T21:13:00Z">
        <w:r>
          <w:rPr/>
          <w:delText xml:space="preserve"> was operating under a</w:delText>
        </w:r>
      </w:del>
      <w:del w:id="130" w:author="Ralph Coffman" w:date="2018-07-11T21:13:00Z">
        <w:r>
          <w:rPr/>
          <w:delText xml:space="preserve"> secret mandate </w:delText>
        </w:r>
      </w:del>
      <w:del w:id="131" w:author="Ralph Coffman" w:date="2018-07-11T21:13:00Z">
        <w:r>
          <w:rPr/>
          <w:delText xml:space="preserve">from </w:delText>
        </w:r>
      </w:del>
      <w:del w:id="132" w:author="Ralph Coffman" w:date="2018-07-11T21:13:00Z">
        <w:r>
          <w:rPr/>
          <w:delText>King Leopold</w:delText>
        </w:r>
      </w:del>
      <w:del w:id="133" w:author="Ralph Coffman" w:date="2018-07-11T21:13:00Z">
        <w:r>
          <w:rPr/>
          <w:delText xml:space="preserve"> of Belgium </w:delText>
        </w:r>
      </w:del>
      <w:del w:id="134" w:author="Ralph Coffman" w:date="2018-07-11T21:13:00Z">
        <w:r>
          <w:rPr/>
          <w:delText xml:space="preserve">to </w:delText>
        </w:r>
      </w:del>
      <w:del w:id="135" w:author="Ralph Coffman" w:date="2018-07-11T21:13:00Z">
        <w:r>
          <w:rPr/>
          <w:delText>emblazon</w:delText>
        </w:r>
      </w:del>
      <w:del w:id="136" w:author="Ralph Coffman" w:date="2018-07-11T21:13:00Z">
        <w:r>
          <w:rPr/>
          <w:delText xml:space="preserve"> "a </w:delText>
        </w:r>
      </w:del>
      <w:del w:id="137" w:author="Ralph Coffman" w:date="2018-07-11T21:13:00Z">
        <w:r>
          <w:rPr/>
          <w:delText>W</w:delText>
        </w:r>
      </w:del>
      <w:del w:id="138" w:author="Ralph Coffman" w:date="2018-07-11T21:13:00Z">
        <w:r>
          <w:rPr/>
          <w:delText>hite</w:delText>
        </w:r>
      </w:del>
      <w:del w:id="139" w:author="Ralph Coffman" w:date="2018-07-11T21:13:00Z">
        <w:r>
          <w:rPr/>
          <w:delText xml:space="preserve"> L</w:delText>
        </w:r>
      </w:del>
      <w:del w:id="140" w:author="Ralph Coffman" w:date="2018-07-11T21:13:00Z">
        <w:r>
          <w:rPr/>
          <w:delText>ine across the Dark Continent</w:delText>
        </w:r>
      </w:del>
      <w:del w:id="141" w:author="Ralph Coffman" w:date="2018-07-11T21:13:00Z">
        <w:r>
          <w:rPr/>
          <w:delText>,</w:delText>
        </w:r>
      </w:del>
      <w:del w:id="142" w:author="Ralph Coffman" w:date="2018-07-11T21:13:00Z">
        <w:r>
          <w:rPr/>
          <w:delText xml:space="preserve">" </w:delText>
        </w:r>
      </w:del>
      <w:del w:id="143" w:author="Ralph Coffman" w:date="2018-07-11T21:13:00Z">
        <w:r>
          <w:rPr/>
          <w:delText xml:space="preserve">to establish </w:delText>
        </w:r>
      </w:del>
      <w:del w:id="144" w:author="Ralph Coffman" w:date="2018-07-11T21:13:00Z">
        <w:r>
          <w:rPr/>
          <w:delText>an</w:delText>
        </w:r>
      </w:del>
      <w:del w:id="145" w:author="Ralph Coffman" w:date="2018-07-11T21:13:00Z">
        <w:r>
          <w:rPr/>
          <w:delText xml:space="preserve"> Aryan </w:delText>
        </w:r>
      </w:del>
      <w:del w:id="146" w:author="Ralph Coffman" w:date="2018-07-11T21:13:00Z">
        <w:r>
          <w:rPr/>
          <w:delText xml:space="preserve">zone </w:delText>
        </w:r>
      </w:del>
      <w:del w:id="147" w:author="Ralph Coffman" w:date="2018-07-11T21:13:00Z">
        <w:r>
          <w:rPr/>
          <w:delText>partition</w:delText>
        </w:r>
      </w:del>
      <w:del w:id="148" w:author="Ralph Coffman" w:date="2018-07-11T21:13:00Z">
        <w:r>
          <w:rPr/>
          <w:delText>ing</w:delText>
        </w:r>
      </w:del>
      <w:del w:id="149" w:author="Ralph Coffman" w:date="2018-07-11T21:13:00Z">
        <w:r>
          <w:rPr/>
          <w:delText xml:space="preserve"> Africa </w:delText>
        </w:r>
      </w:del>
      <w:del w:id="150" w:author="Ralph Coffman" w:date="2018-07-11T21:13:00Z">
        <w:r>
          <w:rPr/>
          <w:delText>by</w:delText>
        </w:r>
      </w:del>
      <w:del w:id="151" w:author="Ralph Coffman" w:date="2018-07-11T21:13:00Z">
        <w:r>
          <w:rPr/>
          <w:delText xml:space="preserve"> </w:delText>
        </w:r>
      </w:del>
      <w:del w:id="152" w:author="Ralph Coffman" w:date="2018-07-11T21:13:00Z">
        <w:r>
          <w:rPr/>
          <w:delText xml:space="preserve">the </w:delText>
        </w:r>
      </w:del>
      <w:del w:id="153" w:author="Ralph Coffman" w:date="2018-07-11T21:13:00Z">
        <w:r>
          <w:rPr/>
          <w:delText>European colonial powers</w:delText>
        </w:r>
      </w:del>
      <w:del w:id="154" w:author="Ralph Coffman" w:date="2018-07-11T21:13:00Z">
        <w:r>
          <w:rPr/>
          <w:delText xml:space="preserve">. </w:delText>
        </w:r>
      </w:del>
      <w:del w:id="155" w:author="Ralph Coffman" w:date="2018-07-11T21:13:00Z">
        <w:r>
          <w:rPr/>
          <w:delText>In the inevitable c</w:delText>
        </w:r>
      </w:del>
      <w:del w:id="156" w:author="Ralph Coffman" w:date="2018-07-11T21:13:00Z">
        <w:r>
          <w:rPr/>
          <w:delText xml:space="preserve">onfrontation </w:delText>
        </w:r>
      </w:del>
      <w:del w:id="157" w:author="Ralph Coffman" w:date="2018-07-11T21:13:00Z">
        <w:r>
          <w:rPr/>
          <w:delText xml:space="preserve">that ensued </w:delText>
        </w:r>
      </w:del>
      <w:del w:id="158" w:author="Ralph Coffman" w:date="2018-07-11T21:13:00Z">
        <w:r>
          <w:rPr/>
          <w:delText xml:space="preserve">Lusinga </w:delText>
        </w:r>
      </w:del>
      <w:del w:id="159" w:author="Ralph Coffman" w:date="2018-07-11T21:13:00Z">
        <w:r>
          <w:rPr/>
          <w:delText>was murdered and decapitated</w:delText>
        </w:r>
      </w:del>
      <w:del w:id="160" w:author="Ralph Coffman" w:date="2018-07-11T21:13:00Z">
        <w:r>
          <w:rPr/>
          <w:delText xml:space="preserve"> by Storms' African mercenaries</w:delText>
        </w:r>
      </w:del>
      <w:del w:id="161" w:author="Ralph Coffman" w:date="2018-07-11T21:13:00Z">
        <w:r>
          <w:rPr/>
          <w:delText xml:space="preserve">. </w:delText>
        </w:r>
      </w:del>
      <w:del w:id="162" w:author="Ralph Coffman" w:date="2018-07-11T21:13:00Z">
        <w:r>
          <w:rPr/>
          <w:delText xml:space="preserve">Storms </w:delText>
        </w:r>
      </w:del>
      <w:del w:id="163" w:author="Ralph Coffman" w:date="2018-07-11T21:13:00Z">
        <w:r>
          <w:rPr/>
          <w:delText xml:space="preserve">absconded with </w:delText>
        </w:r>
      </w:del>
      <w:del w:id="164" w:author="Ralph Coffman" w:date="2018-07-11T21:13:00Z">
        <w:r>
          <w:rPr/>
          <w:delText>Lusinga's</w:delText>
        </w:r>
      </w:del>
      <w:del w:id="165" w:author="Ralph Coffman" w:date="2018-07-11T21:13:00Z">
        <w:r>
          <w:rPr/>
          <w:delText xml:space="preserve"> skull</w:delText>
        </w:r>
      </w:del>
      <w:del w:id="166" w:author="Ralph Coffman" w:date="2018-07-11T21:13:00Z">
        <w:r>
          <w:rPr/>
          <w:delText>, which</w:delText>
        </w:r>
      </w:del>
      <w:del w:id="167" w:author="Ralph Coffman" w:date="2018-07-11T21:13:00Z">
        <w:r>
          <w:rPr/>
          <w:delText xml:space="preserve"> became the subject of a sinister evolutionary treatise</w:delText>
        </w:r>
      </w:del>
      <w:del w:id="168" w:author="Ralph Coffman" w:date="2018-07-11T21:13:00Z">
        <w:r>
          <w:rPr/>
          <w:delText xml:space="preserve">. Lusinga's </w:delText>
        </w:r>
      </w:del>
      <w:del w:id="169" w:author="Ralph Coffman" w:date="2018-07-11T21:13:00Z">
        <w:r>
          <w:rPr/>
          <w:delText xml:space="preserve">ancestral figure </w:delText>
        </w:r>
      </w:del>
      <w:del w:id="170" w:author="Ralph Coffman" w:date="2018-07-11T21:13:00Z">
        <w:r>
          <w:rPr/>
          <w:delText xml:space="preserve">(Fig. 5, below) was taken to Belgium where it </w:delText>
        </w:r>
      </w:del>
      <w:del w:id="171" w:author="Ralph Coffman" w:date="2018-07-11T21:13:00Z">
        <w:r>
          <w:rPr/>
          <w:delText xml:space="preserve">is now </w:delText>
        </w:r>
      </w:del>
      <w:del w:id="172" w:author="Ralph Coffman" w:date="2018-07-11T21:13:00Z">
        <w:r>
          <w:rPr/>
          <w:delText xml:space="preserve">ensconced in the </w:delText>
        </w:r>
      </w:del>
      <w:del w:id="173" w:author="Ralph Coffman" w:date="2018-07-11T21:13:00Z">
        <w:r>
          <w:rPr/>
          <w:delText xml:space="preserve"> Royal Museum </w:delText>
        </w:r>
      </w:del>
      <w:del w:id="174" w:author="Ralph Coffman" w:date="2018-07-11T21:13:00Z">
        <w:r>
          <w:rPr/>
          <w:delText>of</w:delText>
        </w:r>
      </w:del>
      <w:del w:id="175" w:author="Ralph Coffman" w:date="2018-07-11T21:13:00Z">
        <w:r>
          <w:rPr/>
          <w:delText xml:space="preserve"> Central Africa</w:delText>
        </w:r>
      </w:del>
      <w:del w:id="176" w:author="Ralph Coffman" w:date="2018-07-11T21:13:00Z">
        <w:r>
          <w:rPr/>
          <w:delText>, and this headrest</w:delText>
        </w:r>
      </w:del>
      <w:del w:id="177" w:author="Ralph Coffman" w:date="2018-07-11T21:13:00Z">
        <w:r>
          <w:rPr/>
          <w:delText>,</w:delText>
        </w:r>
      </w:del>
      <w:del w:id="178" w:author="Ralph Coffman" w:date="2018-07-11T21:13:00Z">
        <w:r>
          <w:rPr/>
          <w:delText xml:space="preserve"> </w:delText>
        </w:r>
      </w:del>
      <w:del w:id="179" w:author="Ralph Coffman" w:date="2018-07-11T21:13:00Z">
        <w:r>
          <w:rPr/>
          <w:delText xml:space="preserve">which </w:delText>
        </w:r>
      </w:del>
      <w:del w:id="180" w:author="Ralph Coffman" w:date="2018-07-11T21:13:00Z">
        <w:r>
          <w:rPr/>
          <w:delText>is similar to those</w:delText>
        </w:r>
      </w:del>
      <w:del w:id="181" w:author="Ralph Coffman" w:date="2018-07-11T21:13:00Z">
        <w:r>
          <w:rPr/>
          <w:delText xml:space="preserve"> used by Lusinga</w:delText>
        </w:r>
      </w:del>
      <w:del w:id="182" w:author="Ralph Coffman" w:date="2018-07-11T21:13:00Z">
        <w:r>
          <w:rPr/>
          <w:delText xml:space="preserve"> </w:delText>
        </w:r>
      </w:del>
      <w:del w:id="183" w:author="Ralph Coffman" w:date="2018-07-11T21:13:00Z">
        <w:r>
          <w:rPr/>
          <w:delText>and</w:delText>
        </w:r>
      </w:del>
      <w:del w:id="184" w:author="Ralph Coffman" w:date="2018-07-11T21:13:00Z">
        <w:r>
          <w:rPr/>
          <w:delText xml:space="preserve"> his</w:delText>
        </w:r>
      </w:del>
      <w:del w:id="185" w:author="Ralph Coffman" w:date="2018-07-11T21:13:00Z">
        <w:r>
          <w:rPr/>
          <w:delText xml:space="preserve"> supporters</w:delText>
        </w:r>
      </w:del>
      <w:del w:id="186" w:author="Ralph Coffman" w:date="2018-07-11T21:13:00Z">
        <w:r>
          <w:rPr/>
          <w:delText>,</w:delText>
        </w:r>
      </w:del>
      <w:del w:id="187" w:author="Ralph Coffman" w:date="2018-07-11T21:13:00Z">
        <w:r>
          <w:rPr/>
          <w:delText xml:space="preserve"> </w:delText>
        </w:r>
      </w:del>
      <w:del w:id="188" w:author="Ralph Coffman" w:date="2018-07-11T21:13:00Z">
        <w:r>
          <w:rPr/>
          <w:delText xml:space="preserve">stands </w:delText>
        </w:r>
      </w:del>
      <w:del w:id="189" w:author="Ralph Coffman" w:date="2018-07-11T21:13:00Z">
        <w:r>
          <w:rPr/>
          <w:delText xml:space="preserve">as </w:delText>
        </w:r>
      </w:del>
      <w:del w:id="190" w:author="Ralph Coffman" w:date="2018-07-11T21:13:00Z">
        <w:r>
          <w:rPr/>
          <w:delText xml:space="preserve">a mute testimony to the power that </w:delText>
        </w:r>
      </w:del>
      <w:del w:id="191" w:author="Ralph Coffman" w:date="2018-07-11T21:13:00Z">
        <w:r>
          <w:rPr/>
          <w:delText xml:space="preserve">was used in the magico-religious </w:delText>
        </w:r>
      </w:del>
      <w:del w:id="192" w:author="Ralph Coffman" w:date="2018-07-11T21:13:00Z">
        <w:r>
          <w:rPr>
            <w:i/>
            <w:iCs/>
          </w:rPr>
          <w:delText>Bugabo</w:delText>
        </w:r>
      </w:del>
      <w:del w:id="193" w:author="Ralph Coffman" w:date="2018-07-11T21:13:00Z">
        <w:r>
          <w:rPr/>
          <w:delText xml:space="preserve"> secret sodality encompassing the Luba, the Tabwa and the Hemba peoples.   </w:delText>
        </w:r>
      </w:del>
      <w:del w:id="194" w:author="Ralph Coffman" w:date="2018-07-11T21:13:00Z">
        <w:r>
          <w:rPr/>
          <w:delText xml:space="preserve">the </w:delText>
        </w:r>
      </w:del>
      <w:del w:id="195" w:author="Ralph Coffman" w:date="2018-07-11T21:13:00Z">
        <w:r>
          <w:rPr/>
          <w:delText>inter</w:delText>
        </w:r>
      </w:del>
      <w:del w:id="196" w:author="Ralph Coffman" w:date="2018-07-11T21:13:00Z">
        <w:r>
          <w:rPr/>
          <w:delText>-</w:delText>
        </w:r>
      </w:del>
      <w:del w:id="197" w:author="Ralph Coffman" w:date="2018-07-11T21:13:00Z">
        <w:r>
          <w:rPr/>
          <w:delText>ethnic</w:delText>
        </w:r>
      </w:del>
      <w:del w:id="198" w:author="Ralph Coffman" w:date="2018-07-11T21:13:00Z">
        <w:r>
          <w:rPr/>
          <w:delText xml:space="preserve"> </w:delText>
        </w:r>
      </w:del>
      <w:del w:id="199" w:author="Ralph Coffman" w:date="2018-07-11T21:13:00Z">
        <w:r>
          <w:rPr>
            <w:i/>
            <w:iCs/>
          </w:rPr>
          <w:delText>Bugabo</w:delText>
        </w:r>
      </w:del>
      <w:del w:id="200" w:author="Ralph Coffman" w:date="2018-07-11T21:13:00Z">
        <w:r>
          <w:rPr/>
          <w:delText xml:space="preserve"> </w:delText>
        </w:r>
      </w:del>
      <w:del w:id="201" w:author="Ralph Coffman" w:date="2018-07-11T21:13:00Z">
        <w:r>
          <w:rPr/>
          <w:delText>society</w:delText>
        </w:r>
      </w:del>
      <w:del w:id="202" w:author="Ralph Coffman" w:date="2018-07-11T21:13:00Z">
        <w:r>
          <w:rPr/>
          <w:delText xml:space="preserve"> once had in this region</w:delText>
        </w:r>
      </w:del>
      <w:del w:id="203" w:author="Ralph Coffman" w:date="2018-07-11T21:13:00Z">
        <w:r>
          <w:rPr/>
          <w:delText>.</w:delText>
        </w:r>
      </w:del>
    </w:p>
    <w:p>
      <w:pPr>
        <w:pStyle w:val="Normal"/>
        <w:rPr/>
      </w:pPr>
      <w:del w:id="205" w:author="Ralph Coffman" w:date="2018-07-11T21:17:00Z">
        <w:r>
          <w:rPr/>
          <w:drawing>
            <wp:inline distT="0" distB="0" distL="0" distR="0">
              <wp:extent cx="6370320" cy="54673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 t="-5" r="-4" b="-5"/>
                      <a:stretch>
                        <a:fillRect/>
                      </a:stretch>
                    </pic:blipFill>
                    <pic:spPr bwMode="auto">
                      <a:xfrm>
                        <a:off x="0" y="0"/>
                        <a:ext cx="6370320" cy="5467350"/>
                      </a:xfrm>
                      <a:prstGeom prst="rect">
                        <a:avLst/>
                      </a:prstGeom>
                    </pic:spPr>
                  </pic:pic>
                </a:graphicData>
              </a:graphic>
            </wp:inline>
          </w:drawing>
        </w:r>
      </w:del>
      <w:del w:id="206" w:author="Ralph Coffman" w:date="2018-07-11T21:17:00Z">
        <w:r>
          <w:rPr>
            <w:rFonts w:eastAsia="Times New Roman"/>
          </w:rPr>
          <w:delText xml:space="preserve"> </w:delText>
        </w:r>
      </w:del>
      <w:del w:id="207" w:author="USER" w:date="2013-02-24T08:56:00Z">
        <w:r>
          <w:rPr/>
          <w:drawing>
            <wp:inline distT="0" distB="0" distL="0" distR="0">
              <wp:extent cx="5697220" cy="49180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5" t="-6" r="-5" b="-6"/>
                      <a:stretch>
                        <a:fillRect/>
                      </a:stretch>
                    </pic:blipFill>
                    <pic:spPr bwMode="auto">
                      <a:xfrm>
                        <a:off x="0" y="0"/>
                        <a:ext cx="5697220" cy="4918075"/>
                      </a:xfrm>
                      <a:prstGeom prst="rect">
                        <a:avLst/>
                      </a:prstGeom>
                    </pic:spPr>
                  </pic:pic>
                </a:graphicData>
              </a:graphic>
            </wp:inline>
          </w:drawing>
        </w:r>
      </w:del>
    </w:p>
    <w:p>
      <w:pPr>
        <w:pStyle w:val="Normal"/>
        <w:rPr/>
      </w:pPr>
      <w:r>
        <w:rPr/>
        <w:t xml:space="preserve">Fig. 3. Map of Zaire showing the locations of the </w:t>
      </w:r>
      <w:ins w:id="208" w:author="USER" w:date="2013-02-24T08:44:00Z">
        <w:r>
          <w:rPr/>
          <w:t xml:space="preserve">Bantu-speaking </w:t>
        </w:r>
      </w:ins>
      <w:r>
        <w:rPr/>
        <w:t>Hemba (4</w:t>
      </w:r>
      <w:del w:id="209" w:author="USER" w:date="2013-02-24T08:44:00Z">
        <w:r>
          <w:rPr/>
          <w:delText xml:space="preserve">), </w:delText>
        </w:r>
      </w:del>
      <w:ins w:id="210" w:author="USER" w:date="2013-02-24T08:44:00Z">
        <w:r>
          <w:rPr/>
          <w:t xml:space="preserve">) </w:t>
        </w:r>
      </w:ins>
      <w:ins w:id="211" w:author="USER" w:date="2013-02-24T08:47:00Z">
        <w:r>
          <w:rPr/>
          <w:t>Lub</w:t>
        </w:r>
      </w:ins>
      <w:del w:id="212" w:author="USER" w:date="2013-02-24T08:47:00Z">
        <w:r>
          <w:rPr/>
          <w:delText>Lub</w:delText>
        </w:r>
      </w:del>
      <w:r>
        <w:rPr/>
        <w:t xml:space="preserve">a (11) and Tabwa (27) </w:t>
      </w:r>
      <w:del w:id="213" w:author="USER" w:date="2013-02-24T11:31:00Z">
        <w:r>
          <w:rPr/>
          <w:delText xml:space="preserve">peoples </w:delText>
        </w:r>
      </w:del>
      <w:ins w:id="214" w:author="USER" w:date="2013-02-24T11:31:00Z">
        <w:r>
          <w:rPr/>
          <w:t xml:space="preserve">ethnic groups </w:t>
        </w:r>
      </w:ins>
      <w:r>
        <w:rPr/>
        <w:t xml:space="preserve">who participated in the </w:t>
      </w:r>
      <w:ins w:id="215" w:author="USER" w:date="2013-02-24T12:36:00Z">
        <w:r>
          <w:rPr/>
          <w:t xml:space="preserve">inter-ethnic </w:t>
        </w:r>
      </w:ins>
      <w:r>
        <w:rPr/>
        <w:t xml:space="preserve">Bugabo </w:t>
      </w:r>
      <w:del w:id="216" w:author="USER" w:date="2013-02-24T11:32:00Z">
        <w:r>
          <w:rPr/>
          <w:delText>sodality</w:delText>
        </w:r>
      </w:del>
      <w:ins w:id="217" w:author="USER" w:date="2013-02-24T11:32:00Z">
        <w:r>
          <w:rPr/>
          <w:t>society.</w:t>
        </w:r>
      </w:ins>
    </w:p>
    <w:p>
      <w:pPr>
        <w:pStyle w:val="Normal"/>
        <w:rPr>
          <w:b/>
          <w:b/>
        </w:rPr>
      </w:pPr>
      <w:ins w:id="218" w:author="Ralph Coffman" w:date="2018-07-11T21:17:00Z">
        <w:r>
          <w:rPr>
            <w:b/>
          </w:rPr>
          <w:t>GPS coordinates:</w:t>
        </w:r>
      </w:ins>
    </w:p>
    <w:p>
      <w:pPr>
        <w:pStyle w:val="Normal"/>
        <w:rPr>
          <w:b/>
          <w:b/>
        </w:rPr>
      </w:pPr>
      <w:ins w:id="219" w:author="Ralph Coffman" w:date="2018-07-11T21:17:00Z">
        <w:r>
          <w:rPr>
            <w:b/>
          </w:rPr>
          <w:t xml:space="preserve">Cultural Affiliation: </w:t>
        </w:r>
      </w:ins>
    </w:p>
    <w:p>
      <w:pPr>
        <w:pStyle w:val="Normal"/>
        <w:rPr>
          <w:b/>
          <w:b/>
        </w:rPr>
      </w:pPr>
      <w:ins w:id="220" w:author="Ralph Coffman" w:date="2018-07-11T21:17:00Z">
        <w:r>
          <w:rPr>
            <w:b/>
          </w:rPr>
          <w:t>Media: wood, pigments</w:t>
        </w:r>
      </w:ins>
    </w:p>
    <w:p>
      <w:pPr>
        <w:pStyle w:val="Normal"/>
        <w:rPr>
          <w:b/>
          <w:b/>
        </w:rPr>
      </w:pPr>
      <w:ins w:id="221" w:author="Ralph Coffman" w:date="2018-07-11T21:17:00Z">
        <w:r>
          <w:rPr>
            <w:b/>
          </w:rPr>
          <w:t xml:space="preserve">Dimensions: </w:t>
        </w:r>
      </w:ins>
      <w:ins w:id="222" w:author="Ralph Coffman" w:date="2018-07-11T21:17:00Z">
        <w:r>
          <w:rPr/>
          <w:t>9" long, 7.5" high and 4" wide,</w:t>
        </w:r>
      </w:ins>
    </w:p>
    <w:p>
      <w:pPr>
        <w:pStyle w:val="Normal"/>
        <w:rPr>
          <w:b/>
          <w:b/>
        </w:rPr>
      </w:pPr>
      <w:ins w:id="223" w:author="Ralph Coffman" w:date="2018-07-11T21:17:00Z">
        <w:r>
          <w:rPr>
            <w:b/>
          </w:rPr>
          <w:t xml:space="preserve">Weight:  </w:t>
        </w:r>
      </w:ins>
    </w:p>
    <w:p>
      <w:pPr>
        <w:pStyle w:val="Normal"/>
        <w:rPr>
          <w:b/>
          <w:b/>
        </w:rPr>
      </w:pPr>
      <w:ins w:id="224" w:author="Ralph Coffman" w:date="2018-07-11T21:17:00Z">
        <w:r>
          <w:rPr>
            <w:b/>
          </w:rPr>
          <w:t>Condition:</w:t>
        </w:r>
      </w:ins>
    </w:p>
    <w:p>
      <w:pPr>
        <w:pStyle w:val="Normal"/>
        <w:rPr>
          <w:b/>
          <w:b/>
        </w:rPr>
      </w:pPr>
      <w:ins w:id="225" w:author="Ralph Coffman" w:date="2018-07-11T21:17:00Z">
        <w:r>
          <w:rPr>
            <w:b/>
          </w:rPr>
          <w:t xml:space="preserve">Provenance: </w:t>
        </w:r>
      </w:ins>
    </w:p>
    <w:p>
      <w:pPr>
        <w:pStyle w:val="Normal"/>
        <w:rPr>
          <w:b/>
          <w:b/>
        </w:rPr>
      </w:pPr>
      <w:ins w:id="226" w:author="Ralph Coffman" w:date="2018-07-11T21:17:00Z">
        <w:r>
          <w:rPr>
            <w:b/>
          </w:rPr>
          <w:t>Discussion:</w:t>
        </w:r>
      </w:ins>
    </w:p>
    <w:p>
      <w:pPr>
        <w:pStyle w:val="Normal"/>
        <w:rPr>
          <w:b/>
          <w:b/>
        </w:rPr>
      </w:pPr>
      <w:ins w:id="227" w:author="Ralph Coffman" w:date="2018-07-11T21:17:00Z">
        <w:r>
          <w:rPr>
            <w:b/>
          </w:rPr>
          <w:t>References:</w:t>
        </w:r>
      </w:ins>
    </w:p>
    <w:p>
      <w:pPr>
        <w:pStyle w:val="Normal"/>
        <w:rPr>
          <w:b/>
          <w:b/>
        </w:rPr>
      </w:pPr>
      <w:ins w:id="228" w:author="Ralph Coffman" w:date="2018-07-11T21:17:00Z">
        <w:r>
          <w:rPr>
            <w:b/>
          </w:rPr>
        </w:r>
      </w:ins>
    </w:p>
    <w:p>
      <w:pPr>
        <w:pStyle w:val="Normal"/>
        <w:rPr/>
      </w:pPr>
      <w:del w:id="229" w:author="USER" w:date="2013-02-24T11:32:00Z">
        <w:r>
          <w:rPr/>
          <w:delText>.</w:delText>
        </w:r>
      </w:del>
    </w:p>
    <w:p>
      <w:pPr>
        <w:pStyle w:val="Normal"/>
        <w:rPr/>
      </w:pPr>
      <w:r>
        <w:rPr/>
        <w:drawing>
          <wp:inline distT="0" distB="0" distL="0" distR="0">
            <wp:extent cx="2124075" cy="53054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2" t="-9" r="-22" b="-9"/>
                    <a:stretch>
                      <a:fillRect/>
                    </a:stretch>
                  </pic:blipFill>
                  <pic:spPr bwMode="auto">
                    <a:xfrm>
                      <a:off x="0" y="0"/>
                      <a:ext cx="2124075" cy="5305425"/>
                    </a:xfrm>
                    <a:prstGeom prst="rect">
                      <a:avLst/>
                    </a:prstGeom>
                  </pic:spPr>
                </pic:pic>
              </a:graphicData>
            </a:graphic>
          </wp:inline>
        </w:drawing>
      </w:r>
      <w:r>
        <w:rPr/>
        <w:drawing>
          <wp:inline distT="0" distB="0" distL="0" distR="0">
            <wp:extent cx="2239645" cy="527685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5" t="-6" r="-15" b="-6"/>
                    <a:stretch>
                      <a:fillRect/>
                    </a:stretch>
                  </pic:blipFill>
                  <pic:spPr bwMode="auto">
                    <a:xfrm>
                      <a:off x="0" y="0"/>
                      <a:ext cx="2239645" cy="5276850"/>
                    </a:xfrm>
                    <a:prstGeom prst="rect">
                      <a:avLst/>
                    </a:prstGeom>
                  </pic:spPr>
                </pic:pic>
              </a:graphicData>
            </a:graphic>
          </wp:inline>
        </w:drawing>
      </w:r>
      <w:ins w:id="230" w:author="USER" w:date="2013-02-24T11:39:00Z">
        <w:r>
          <w:rPr/>
          <w:drawing>
            <wp:inline distT="0" distB="0" distL="0" distR="0">
              <wp:extent cx="1741805" cy="52933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21" t="-7" r="-21" b="-7"/>
                      <a:stretch>
                        <a:fillRect/>
                      </a:stretch>
                    </pic:blipFill>
                    <pic:spPr bwMode="auto">
                      <a:xfrm>
                        <a:off x="0" y="0"/>
                        <a:ext cx="1741805" cy="5293360"/>
                      </a:xfrm>
                      <a:prstGeom prst="rect">
                        <a:avLst/>
                      </a:prstGeom>
                    </pic:spPr>
                  </pic:pic>
                </a:graphicData>
              </a:graphic>
            </wp:inline>
          </w:drawing>
        </w:r>
      </w:ins>
      <w:ins w:id="231" w:author="USER" w:date="2013-02-22T13:07:00Z">
        <w:r>
          <w:rPr>
            <w:rFonts w:eastAsia="Times New Roman"/>
          </w:rPr>
          <w:t xml:space="preserve"> </w:t>
        </w:r>
      </w:ins>
    </w:p>
    <w:p>
      <w:pPr>
        <w:pStyle w:val="Normal"/>
        <w:rPr/>
      </w:pPr>
      <w:ins w:id="232" w:author="USER" w:date="2013-02-22T13:24:00Z">
        <w:r>
          <w:rPr/>
          <w:t>Fig. 4. "Lusinga" ancestral figure, 57 cm. high, wood fiber-cord, cowrie shell, collection of Richard and Jan Baum, Los Angeles after Roberts</w:t>
        </w:r>
      </w:ins>
      <w:ins w:id="233" w:author="USER" w:date="2013-02-24T11:32:00Z">
        <w:r>
          <w:rPr/>
          <w:t xml:space="preserve"> 2012,</w:t>
        </w:r>
      </w:ins>
      <w:ins w:id="234" w:author="USER" w:date="2013-02-22T13:24:00Z">
        <w:r>
          <w:rPr/>
          <w:t xml:space="preserve"> Fig. 8.1. Note the cowrie</w:t>
        </w:r>
      </w:ins>
      <w:ins w:id="235" w:author="USER" w:date="2013-02-24T10:53:00Z">
        <w:r>
          <w:rPr/>
          <w:t>-</w:t>
        </w:r>
      </w:ins>
      <w:ins w:id="236" w:author="USER" w:date="2013-02-22T13:24:00Z">
        <w:r>
          <w:rPr/>
          <w:t>shaped eyes</w:t>
        </w:r>
      </w:ins>
      <w:ins w:id="237" w:author="USER" w:date="2013-02-24T11:41:00Z">
        <w:r>
          <w:rPr/>
          <w:t xml:space="preserve"> and cowrie amulet </w:t>
        </w:r>
      </w:ins>
      <w:ins w:id="238" w:author="USER" w:date="2013-02-24T12:36:00Z">
        <w:r>
          <w:rPr/>
          <w:t>necklace</w:t>
        </w:r>
      </w:ins>
      <w:ins w:id="239" w:author="USER" w:date="2013-02-24T10:53:00Z">
        <w:r>
          <w:rPr/>
          <w:t xml:space="preserve"> suggestive of the female </w:t>
        </w:r>
      </w:ins>
      <w:ins w:id="240" w:author="USER" w:date="2013-02-24T11:44:00Z">
        <w:r>
          <w:rPr/>
          <w:t>vulva</w:t>
        </w:r>
      </w:ins>
      <w:ins w:id="241" w:author="USER" w:date="2013-02-22T13:24:00Z">
        <w:r>
          <w:rPr/>
          <w:t xml:space="preserve">, </w:t>
        </w:r>
      </w:ins>
      <w:ins w:id="242" w:author="USER" w:date="2013-02-24T10:54:00Z">
        <w:r>
          <w:rPr/>
          <w:t xml:space="preserve">the everted navel </w:t>
        </w:r>
      </w:ins>
      <w:ins w:id="243" w:author="USER" w:date="2013-02-24T10:54:00Z">
        <w:r>
          <w:rPr>
            <w:rStyle w:val="St"/>
          </w:rPr>
          <w:t xml:space="preserve">suggestive of a late stage of pregnancy, </w:t>
        </w:r>
      </w:ins>
      <w:ins w:id="244" w:author="USER" w:date="2013-02-22T13:24:00Z">
        <w:r>
          <w:rPr/>
          <w:t xml:space="preserve">the facial keloids (scarifications) </w:t>
        </w:r>
      </w:ins>
      <w:ins w:id="245" w:author="USER" w:date="2013-02-24T10:53:00Z">
        <w:r>
          <w:rPr/>
          <w:t>indicating tribal affiliation</w:t>
        </w:r>
      </w:ins>
      <w:ins w:id="246" w:author="USER" w:date="2013-02-24T10:54:00Z">
        <w:r>
          <w:rPr/>
          <w:t>,</w:t>
        </w:r>
      </w:ins>
      <w:ins w:id="247" w:author="USER" w:date="2013-02-22T13:24:00Z">
        <w:r>
          <w:rPr/>
          <w:t xml:space="preserve"> </w:t>
        </w:r>
      </w:ins>
      <w:ins w:id="248" w:author="USER" w:date="2013-02-24T10:55:00Z">
        <w:r>
          <w:rPr/>
          <w:t xml:space="preserve">and </w:t>
        </w:r>
      </w:ins>
      <w:ins w:id="249" w:author="USER" w:date="2013-02-22T13:24:00Z">
        <w:r>
          <w:rPr/>
          <w:t>the coiffure that would have required a headrest to preserve its daily integrity</w:t>
        </w:r>
      </w:ins>
      <w:ins w:id="250" w:author="USER" w:date="2013-02-24T10:57:00Z">
        <w:r>
          <w:rPr/>
          <w:t xml:space="preserve"> with its cross-hatched design emulates the </w:t>
        </w:r>
      </w:ins>
      <w:ins w:id="251" w:author="USER" w:date="2013-02-24T10:58:00Z">
        <w:r>
          <w:rPr/>
          <w:t xml:space="preserve">vocabulary of scarification patterns commonly found on Luba </w:t>
        </w:r>
      </w:ins>
      <w:ins w:id="252" w:author="USER" w:date="2013-02-24T10:59:00Z">
        <w:r>
          <w:rPr/>
          <w:t>sculpture.</w:t>
        </w:r>
      </w:ins>
    </w:p>
    <w:p>
      <w:pPr>
        <w:pStyle w:val="Normal"/>
        <w:rPr/>
      </w:pPr>
      <w:ins w:id="253" w:author="USER" w:date="2013-02-22T13:24:00Z">
        <w:r>
          <w:rPr/>
          <w:t xml:space="preserve">Fig. 5. </w:t>
        </w:r>
      </w:ins>
      <w:ins w:id="254" w:author="USER" w:date="2013-02-24T13:52:00Z">
        <w:r>
          <w:rPr/>
          <w:t xml:space="preserve">Luba style standing figure of Chief </w:t>
        </w:r>
      </w:ins>
      <w:ins w:id="255" w:author="USER" w:date="2013-02-22T13:24:00Z">
        <w:r>
          <w:rPr/>
          <w:t>Lusinga</w:t>
        </w:r>
      </w:ins>
      <w:ins w:id="256" w:author="USER" w:date="2013-02-24T13:52:00Z">
        <w:r>
          <w:rPr/>
          <w:t xml:space="preserve">, who had it </w:t>
        </w:r>
      </w:ins>
      <w:ins w:id="257" w:author="USER" w:date="2013-02-24T13:53:00Z">
        <w:r>
          <w:rPr/>
          <w:t>commissioned</w:t>
        </w:r>
      </w:ins>
      <w:ins w:id="258" w:author="USER" w:date="2013-02-24T13:52:00Z">
        <w:r>
          <w:rPr/>
          <w:t xml:space="preserve"> as a form of "statement art</w:t>
        </w:r>
      </w:ins>
      <w:ins w:id="259" w:author="USER" w:date="2013-02-24T13:53:00Z">
        <w:r>
          <w:rPr/>
          <w:t>" to glorify his self-imposed claim to royalty.</w:t>
        </w:r>
      </w:ins>
      <w:ins w:id="260" w:author="USER" w:date="2013-02-24T13:54:00Z">
        <w:r>
          <w:rPr/>
          <w:t xml:space="preserve"> 68.6 cm. high.</w:t>
        </w:r>
      </w:ins>
      <w:ins w:id="261" w:author="USER" w:date="2013-02-24T13:52:00Z">
        <w:r>
          <w:rPr/>
          <w:t xml:space="preserve"> </w:t>
        </w:r>
      </w:ins>
      <w:ins w:id="262" w:author="USER" w:date="2013-02-24T14:44:00Z">
        <w:r>
          <w:rPr/>
          <w:t>T</w:t>
        </w:r>
      </w:ins>
      <w:ins w:id="263" w:author="USER" w:date="2013-02-24T14:43:00Z">
        <w:r>
          <w:rPr/>
          <w:t xml:space="preserve">he </w:t>
        </w:r>
      </w:ins>
      <w:ins w:id="264" w:author="USER" w:date="2013-02-24T11:33:00Z">
        <w:r>
          <w:rPr/>
          <w:t>figure</w:t>
        </w:r>
      </w:ins>
      <w:ins w:id="265" w:author="USER" w:date="2013-02-22T13:24:00Z">
        <w:r>
          <w:rPr/>
          <w:t xml:space="preserve"> in front of the mirror on the mantel of Storm's drawing room in </w:t>
        </w:r>
      </w:ins>
      <w:ins w:id="266" w:author="USER" w:date="2013-02-24T11:33:00Z">
        <w:r>
          <w:rPr/>
          <w:t xml:space="preserve">Antwerp, Belgium, </w:t>
        </w:r>
      </w:ins>
      <w:ins w:id="267" w:author="USER" w:date="2013-02-22T13:24:00Z">
        <w:r>
          <w:rPr/>
          <w:t>1929</w:t>
        </w:r>
      </w:ins>
      <w:ins w:id="268" w:author="USER" w:date="2013-02-24T11:35:00Z">
        <w:r>
          <w:rPr/>
          <w:t>,</w:t>
        </w:r>
      </w:ins>
      <w:ins w:id="269" w:author="USER" w:date="2013-02-24T11:34:00Z">
        <w:r>
          <w:rPr/>
          <w:t xml:space="preserve"> </w:t>
        </w:r>
      </w:ins>
      <w:ins w:id="270" w:author="USER" w:date="2013-02-22T13:24:00Z">
        <w:r>
          <w:rPr/>
          <w:t>after a photo by G. Holz, R</w:t>
        </w:r>
      </w:ins>
      <w:ins w:id="271" w:author="USER" w:date="2013-02-24T11:35:00Z">
        <w:r>
          <w:rPr/>
          <w:t xml:space="preserve">oyal </w:t>
        </w:r>
      </w:ins>
      <w:ins w:id="272" w:author="USER" w:date="2013-02-24T11:36:00Z">
        <w:r>
          <w:rPr/>
          <w:t xml:space="preserve">Museum </w:t>
        </w:r>
      </w:ins>
      <w:ins w:id="273" w:author="USER" w:date="2013-02-24T13:55:00Z">
        <w:r>
          <w:rPr/>
          <w:t>of</w:t>
        </w:r>
      </w:ins>
      <w:ins w:id="274" w:author="USER" w:date="2013-02-24T11:36:00Z">
        <w:r>
          <w:rPr/>
          <w:t xml:space="preserve"> </w:t>
        </w:r>
      </w:ins>
      <w:ins w:id="275" w:author="USER" w:date="2013-02-22T13:24:00Z">
        <w:r>
          <w:rPr/>
          <w:t>C</w:t>
        </w:r>
      </w:ins>
      <w:ins w:id="276" w:author="USER" w:date="2013-02-24T11:36:00Z">
        <w:r>
          <w:rPr/>
          <w:t xml:space="preserve">entral </w:t>
        </w:r>
      </w:ins>
      <w:ins w:id="277" w:author="USER" w:date="2013-02-22T13:24:00Z">
        <w:r>
          <w:rPr/>
          <w:t>A</w:t>
        </w:r>
      </w:ins>
      <w:ins w:id="278" w:author="USER" w:date="2013-02-24T11:36:00Z">
        <w:r>
          <w:rPr/>
          <w:t xml:space="preserve">frica, </w:t>
        </w:r>
      </w:ins>
      <w:ins w:id="279" w:author="USER" w:date="2013-02-22T13:24:00Z">
        <w:r>
          <w:rPr/>
          <w:t xml:space="preserve"> Tervuren</w:t>
        </w:r>
      </w:ins>
      <w:ins w:id="280" w:author="USER" w:date="2013-02-24T11:36:00Z">
        <w:r>
          <w:rPr/>
          <w:t xml:space="preserve">, </w:t>
        </w:r>
      </w:ins>
      <w:ins w:id="281" w:author="USER" w:date="2013-02-24T12:37:00Z">
        <w:r>
          <w:rPr/>
          <w:t xml:space="preserve">Belgium, </w:t>
        </w:r>
      </w:ins>
      <w:ins w:id="282" w:author="USER" w:date="2013-02-24T13:56:00Z">
        <w:r>
          <w:rPr/>
          <w:t>from photograph</w:t>
        </w:r>
      </w:ins>
      <w:ins w:id="283" w:author="USER" w:date="2013-02-22T13:24:00Z">
        <w:r>
          <w:rPr/>
          <w:t xml:space="preserve"> HP. 1930.653.1</w:t>
        </w:r>
      </w:ins>
      <w:ins w:id="284" w:author="USER" w:date="2013-02-24T11:36:00Z">
        <w:r>
          <w:rPr/>
          <w:t xml:space="preserve"> </w:t>
        </w:r>
      </w:ins>
      <w:ins w:id="285" w:author="USER" w:date="2013-02-24T14:44:00Z">
        <w:r>
          <w:rPr/>
          <w:t>from</w:t>
        </w:r>
      </w:ins>
      <w:ins w:id="286" w:author="USER" w:date="2013-02-24T11:36:00Z">
        <w:r>
          <w:rPr/>
          <w:t xml:space="preserve"> Roberts 2012</w:t>
        </w:r>
      </w:ins>
      <w:ins w:id="287" w:author="USER" w:date="2013-02-24T12:13:00Z">
        <w:r>
          <w:rPr/>
          <w:t>.</w:t>
        </w:r>
      </w:ins>
      <w:ins w:id="288" w:author="USER" w:date="2013-02-22T13:24:00Z">
        <w:r>
          <w:rPr/>
          <w:t xml:space="preserve"> </w:t>
        </w:r>
      </w:ins>
      <w:ins w:id="289" w:author="USER" w:date="2013-02-24T14:44:00Z">
        <w:r>
          <w:rPr/>
          <w:t xml:space="preserve">Note its elaborate coiffure, a </w:t>
        </w:r>
      </w:ins>
      <w:ins w:id="290" w:author="USER" w:date="2013-02-24T14:44:00Z">
        <w:r>
          <w:rPr>
            <w:i/>
            <w:iCs/>
          </w:rPr>
          <w:t>mpiki</w:t>
        </w:r>
      </w:ins>
      <w:ins w:id="291" w:author="USER" w:date="2013-02-24T14:44:00Z">
        <w:r>
          <w:rPr/>
          <w:t xml:space="preserve"> (</w:t>
        </w:r>
      </w:ins>
      <w:ins w:id="292" w:author="USER" w:date="2013-02-24T14:44:00Z">
        <w:r>
          <w:rPr>
            <w:i/>
            <w:iCs/>
          </w:rPr>
          <w:t>Cleistopholis patens</w:t>
        </w:r>
      </w:ins>
      <w:ins w:id="293" w:author="USER" w:date="2013-02-24T14:44:00Z">
        <w:r>
          <w:rPr/>
          <w:t>) seed necklace, a symbol of the Bugabo society.</w:t>
        </w:r>
      </w:ins>
    </w:p>
    <w:p>
      <w:pPr>
        <w:pStyle w:val="Normal"/>
        <w:rPr/>
      </w:pPr>
      <w:ins w:id="294" w:author="USER" w:date="2013-02-24T11:39:00Z">
        <w:r>
          <w:rPr/>
          <w:t xml:space="preserve">Fig. 6. The same "Luisinga" figure as it appears in the </w:t>
        </w:r>
      </w:ins>
      <w:ins w:id="295" w:author="USER" w:date="2013-02-24T12:13:00Z">
        <w:r>
          <w:rPr/>
          <w:t xml:space="preserve">Royal Museum for Central Africa </w:t>
        </w:r>
      </w:ins>
      <w:ins w:id="296" w:author="USER" w:date="2013-02-24T11:39:00Z">
        <w:r>
          <w:rPr/>
          <w:t>today</w:t>
        </w:r>
      </w:ins>
      <w:ins w:id="297" w:author="USER" w:date="2013-02-24T13:56:00Z">
        <w:r>
          <w:rPr/>
          <w:t>, acc. no. 31660,</w:t>
        </w:r>
      </w:ins>
      <w:ins w:id="298" w:author="USER" w:date="2013-02-24T11:39:00Z">
        <w:r>
          <w:rPr/>
          <w:t xml:space="preserve"> from Roberts 2012: </w:t>
        </w:r>
      </w:ins>
      <w:ins w:id="299" w:author="USER" w:date="2013-02-24T11:40:00Z">
        <w:r>
          <w:rPr/>
          <w:t>cover</w:t>
        </w:r>
      </w:ins>
      <w:ins w:id="300" w:author="USER" w:date="2013-02-24T11:39:00Z">
        <w:r>
          <w:rPr/>
          <w:t>.</w:t>
        </w:r>
      </w:ins>
      <w:ins w:id="301" w:author="USER" w:date="2013-02-24T11:41:00Z">
        <w:r>
          <w:rPr/>
          <w:t xml:space="preserve"> Note that its iconography is very similar to that of Fig. 4.</w:t>
        </w:r>
      </w:ins>
    </w:p>
    <w:p>
      <w:pPr>
        <w:pStyle w:val="Normal"/>
        <w:rPr/>
      </w:pPr>
      <w:ins w:id="303" w:author="USER" w:date="2013-02-22T13:07:00Z">
        <w:r>
          <w:rPr/>
          <w:drawing>
            <wp:inline distT="0" distB="0" distL="0" distR="0">
              <wp:extent cx="2661285" cy="383984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1" t="-7" r="-11" b="-7"/>
                      <a:stretch>
                        <a:fillRect/>
                      </a:stretch>
                    </pic:blipFill>
                    <pic:spPr bwMode="auto">
                      <a:xfrm>
                        <a:off x="0" y="0"/>
                        <a:ext cx="2661285" cy="3839845"/>
                      </a:xfrm>
                      <a:prstGeom prst="rect">
                        <a:avLst/>
                      </a:prstGeom>
                    </pic:spPr>
                  </pic:pic>
                </a:graphicData>
              </a:graphic>
            </wp:inline>
          </w:drawing>
        </w:r>
      </w:ins>
      <w:ins w:id="304" w:author="USER" w:date="2013-02-22T13:21:00Z">
        <w:r>
          <w:rPr>
            <w:rFonts w:eastAsia="Times New Roman"/>
          </w:rPr>
          <w:t xml:space="preserve"> </w:t>
        </w:r>
      </w:ins>
      <w:ins w:id="305" w:author="USER" w:date="2013-02-22T13:23:00Z">
        <w:r>
          <w:rPr/>
          <w:drawing>
            <wp:inline distT="0" distB="0" distL="0" distR="0">
              <wp:extent cx="3152775" cy="45053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5" t="-10" r="-15" b="-10"/>
                      <a:stretch>
                        <a:fillRect/>
                      </a:stretch>
                    </pic:blipFill>
                    <pic:spPr bwMode="auto">
                      <a:xfrm>
                        <a:off x="0" y="0"/>
                        <a:ext cx="3152775" cy="4505325"/>
                      </a:xfrm>
                      <a:prstGeom prst="rect">
                        <a:avLst/>
                      </a:prstGeom>
                    </pic:spPr>
                  </pic:pic>
                </a:graphicData>
              </a:graphic>
            </wp:inline>
          </w:drawing>
        </w:r>
      </w:ins>
    </w:p>
    <w:p>
      <w:pPr>
        <w:pStyle w:val="Normal"/>
        <w:rPr/>
      </w:pPr>
      <w:del w:id="306" w:author="USER" w:date="2013-02-22T13:23:00Z">
        <w:r>
          <w:rPr/>
          <w:delText>Fig. 4. "Lusinga" ancestral figure, 57 cm. high, wood fiber-cord, cowrie shell, collection of Richard and Jan Baum, Los Angeles after Roberts    Fig. 8.1. Note the cowrie shaped eyes, the facial scarifications and the cross-hatched coiffure that would have required a headrest to preserve its daily integrity.</w:delText>
        </w:r>
      </w:del>
    </w:p>
    <w:p>
      <w:pPr>
        <w:pStyle w:val="Normal"/>
        <w:rPr/>
      </w:pPr>
      <w:del w:id="307" w:author="USER" w:date="2013-02-22T13:23:00Z">
        <w:r>
          <w:rPr/>
          <w:delText xml:space="preserve">Fig. 5. "Lusinga in front of the mirror on the mantel of Storm's drawing room in 1929, showing an elaborate coiffure, after a photo by G. Holz, RMCA [Tervuren] HP. 1930.653.1 from </w:delText>
        </w:r>
      </w:del>
      <w:ins w:id="308" w:author="USER" w:date="2013-02-22T13:07:00Z">
        <w:r>
          <w:rPr/>
          <w:t xml:space="preserve">Fig. 6. Headrest, wood. </w:t>
        </w:r>
      </w:ins>
      <w:ins w:id="309" w:author="USER" w:date="2013-02-22T13:08:00Z">
        <w:r>
          <w:rPr/>
          <w:t>15.5 cm. Museum f</w:t>
        </w:r>
      </w:ins>
      <w:ins w:id="310" w:author="USER" w:date="2013-02-22T13:09:00Z">
        <w:r>
          <w:rPr/>
          <w:t xml:space="preserve">ür Volkerkunde, Berlin , collected by Lt. </w:t>
        </w:r>
      </w:ins>
      <w:ins w:id="311" w:author="USER" w:date="2013-02-22T13:10:00Z">
        <w:r>
          <w:rPr/>
          <w:t>Glauning</w:t>
        </w:r>
      </w:ins>
      <w:ins w:id="312" w:author="USER" w:date="2013-02-22T13:09:00Z">
        <w:r>
          <w:rPr/>
          <w:t xml:space="preserve">, </w:t>
        </w:r>
      </w:ins>
      <w:ins w:id="313" w:author="USER" w:date="2013-02-22T13:10:00Z">
        <w:r>
          <w:rPr/>
          <w:t>Marungu area</w:t>
        </w:r>
      </w:ins>
      <w:ins w:id="314" w:author="USER" w:date="2013-02-22T13:09:00Z">
        <w:r>
          <w:rPr/>
          <w:t>, 1900</w:t>
        </w:r>
      </w:ins>
      <w:ins w:id="315" w:author="USER" w:date="2013-02-22T13:11:00Z">
        <w:r>
          <w:rPr/>
          <w:t>.</w:t>
        </w:r>
      </w:ins>
      <w:ins w:id="316" w:author="USER" w:date="2013-02-22T13:15:00Z">
        <w:r>
          <w:rPr/>
          <w:t xml:space="preserve"> After Roberts 1986: 33, Fig.</w:t>
        </w:r>
      </w:ins>
      <w:ins w:id="317" w:author="USER" w:date="2013-02-22T13:16:00Z">
        <w:r>
          <w:rPr/>
          <w:t xml:space="preserve"> 11.</w:t>
        </w:r>
      </w:ins>
      <w:ins w:id="318" w:author="USER" w:date="2013-02-22T13:11:00Z">
        <w:r>
          <w:rPr/>
          <w:t xml:space="preserve"> </w:t>
        </w:r>
      </w:ins>
    </w:p>
    <w:p>
      <w:pPr>
        <w:pStyle w:val="Normal"/>
        <w:rPr/>
      </w:pPr>
      <w:ins w:id="319" w:author="USER" w:date="2013-02-22T13:24:00Z">
        <w:r>
          <w:rPr/>
          <w:t xml:space="preserve">Fig. 7. Detail. This headrest shows </w:t>
        </w:r>
      </w:ins>
      <w:ins w:id="320" w:author="USER" w:date="2013-02-24T15:08:00Z">
        <w:r>
          <w:rPr/>
          <w:t xml:space="preserve">the pendant coiffures and </w:t>
        </w:r>
      </w:ins>
      <w:ins w:id="321" w:author="USER" w:date="2013-02-22T13:24:00Z">
        <w:r>
          <w:rPr/>
          <w:t xml:space="preserve">the </w:t>
        </w:r>
      </w:ins>
      <w:ins w:id="322" w:author="USER" w:date="2013-02-22T13:25:00Z">
        <w:r>
          <w:rPr/>
          <w:t>keloid</w:t>
        </w:r>
      </w:ins>
      <w:ins w:id="323" w:author="USER" w:date="2013-02-22T13:24:00Z">
        <w:r>
          <w:rPr/>
          <w:t xml:space="preserve"> patterns on the face and body that were commonly practiced by nineteenth-century Tabwa men. Similar facial scarification patter</w:t>
        </w:r>
      </w:ins>
      <w:ins w:id="324" w:author="USER" w:date="2013-02-24T15:08:00Z">
        <w:r>
          <w:rPr/>
          <w:t>n</w:t>
        </w:r>
      </w:ins>
      <w:ins w:id="325" w:author="USER" w:date="2013-02-22T13:24:00Z">
        <w:r>
          <w:rPr/>
          <w:t xml:space="preserve">s are on the headrest </w:t>
        </w:r>
      </w:ins>
      <w:ins w:id="326" w:author="USER" w:date="2013-02-22T13:26:00Z">
        <w:r>
          <w:rPr/>
          <w:t>of Figs. 1 an</w:t>
        </w:r>
      </w:ins>
      <w:ins w:id="327" w:author="USER" w:date="2013-02-24T15:08:00Z">
        <w:r>
          <w:rPr/>
          <w:t>d</w:t>
        </w:r>
      </w:ins>
      <w:ins w:id="328" w:author="USER" w:date="2013-02-22T13:26:00Z">
        <w:r>
          <w:rPr/>
          <w:t xml:space="preserve"> 2,</w:t>
        </w:r>
      </w:ins>
      <w:ins w:id="329" w:author="USER" w:date="2013-02-22T13:24:00Z">
        <w:r>
          <w:rPr/>
          <w:t xml:space="preserve"> which </w:t>
        </w:r>
      </w:ins>
      <w:ins w:id="330" w:author="USER" w:date="2013-02-24T15:08:00Z">
        <w:r>
          <w:rPr/>
          <w:t xml:space="preserve">suggests that they </w:t>
        </w:r>
      </w:ins>
      <w:ins w:id="331" w:author="USER" w:date="2013-02-24T15:09:00Z">
        <w:r>
          <w:rPr/>
          <w:t>are also attributed to the</w:t>
        </w:r>
      </w:ins>
      <w:ins w:id="332" w:author="USER" w:date="2013-02-22T13:26:00Z">
        <w:r>
          <w:rPr/>
          <w:t xml:space="preserve"> Tabwa</w:t>
        </w:r>
      </w:ins>
      <w:ins w:id="333" w:author="USER" w:date="2013-02-22T13:24:00Z">
        <w:r>
          <w:rPr/>
          <w:t>.</w:t>
        </w:r>
      </w:ins>
      <w:ins w:id="334" w:author="USER" w:date="2013-02-22T13:25:00Z">
        <w:r>
          <w:rPr/>
          <w:t xml:space="preserve"> After Roberts 1986: 33, Fig. 11.</w:t>
        </w:r>
      </w:ins>
      <w:ins w:id="335" w:author="USER" w:date="2013-02-22T13:24:00Z">
        <w:r>
          <w:rPr/>
          <w:t xml:space="preserve"> </w:t>
        </w:r>
      </w:ins>
    </w:p>
    <w:p>
      <w:pPr>
        <w:pStyle w:val="Normal"/>
        <w:rPr/>
      </w:pPr>
      <w:ins w:id="336" w:author="USER" w:date="2013-02-22T13:25:00Z">
        <w:r>
          <w:rPr/>
          <w:drawing>
            <wp:inline distT="0" distB="0" distL="0" distR="0">
              <wp:extent cx="1600200" cy="28765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30" t="-16" r="-30" b="-16"/>
                      <a:stretch>
                        <a:fillRect/>
                      </a:stretch>
                    </pic:blipFill>
                    <pic:spPr bwMode="auto">
                      <a:xfrm>
                        <a:off x="0" y="0"/>
                        <a:ext cx="1600200" cy="2876550"/>
                      </a:xfrm>
                      <a:prstGeom prst="rect">
                        <a:avLst/>
                      </a:prstGeom>
                    </pic:spPr>
                  </pic:pic>
                </a:graphicData>
              </a:graphic>
            </wp:inline>
          </w:drawing>
        </w:r>
      </w:ins>
    </w:p>
    <w:p>
      <w:pPr>
        <w:pStyle w:val="Normal"/>
        <w:rPr/>
      </w:pPr>
      <w:ins w:id="337" w:author="USER" w:date="2013-02-22T13:25:00Z">
        <w:r>
          <w:rPr/>
          <w:t xml:space="preserve">Fig. </w:t>
        </w:r>
      </w:ins>
      <w:ins w:id="338" w:author="USER" w:date="2013-02-22T13:27:00Z">
        <w:r>
          <w:rPr/>
          <w:t>8</w:t>
        </w:r>
      </w:ins>
      <w:ins w:id="339" w:author="USER" w:date="2013-02-22T13:25:00Z">
        <w:r>
          <w:rPr/>
          <w:t>. Detail of the Janus-faced "Lusinga" headrest showing the intricate facial keloids</w:t>
        </w:r>
      </w:ins>
      <w:ins w:id="340" w:author="USER" w:date="2013-02-22T13:26:00Z">
        <w:r>
          <w:rPr/>
          <w:t>. Compare with Fig. 7.</w:t>
        </w:r>
      </w:ins>
    </w:p>
    <w:p>
      <w:pPr>
        <w:pStyle w:val="Normal"/>
        <w:rPr/>
      </w:pPr>
      <w:ins w:id="342" w:author="USER" w:date="2013-02-22T13:24:00Z">
        <w:r>
          <w:rPr/>
        </w:r>
      </w:ins>
    </w:p>
    <w:p>
      <w:pPr>
        <w:pStyle w:val="Normal"/>
        <w:rPr/>
      </w:pPr>
      <w:r>
        <w:rPr/>
      </w:r>
    </w:p>
    <w:p>
      <w:pPr>
        <w:pStyle w:val="Normal"/>
        <w:rPr/>
      </w:pPr>
      <w:r>
        <w:rPr/>
      </w:r>
    </w:p>
    <w:p>
      <w:pPr>
        <w:pStyle w:val="Normal"/>
        <w:spacing w:before="108" w:after="0"/>
        <w:ind w:end="216" w:firstLine="360"/>
        <w:jc w:val="both"/>
        <w:rPr/>
      </w:pPr>
      <w:ins w:id="344" w:author="USER" w:date="2013-02-22T11:06:00Z">
        <w:r>
          <w:rPr/>
          <w:tab/>
        </w:r>
      </w:ins>
      <w:ins w:id="345" w:author="USER" w:date="2013-02-25T16:36:00Z">
        <w:r>
          <w:rPr/>
          <w:tab/>
          <w:t>Since the headrest and the wooden Lusinga figures are associated with the Bugabo territorial cult, it is crucial to understand its origins and operation. First, however, it is necessary to define what is meant by a territorial cult: "</w:t>
        </w:r>
      </w:ins>
      <w:ins w:id="346" w:author="USER" w:date="2013-02-25T16:36:00Z">
        <w:r>
          <w:rPr>
            <w:rFonts w:cs="Bookman Old Style" w:ascii="Bookman Old Style" w:hAnsi="Bookman Old Style"/>
            <w:spacing w:val="-15"/>
            <w:sz w:val="26"/>
            <w:szCs w:val="26"/>
          </w:rPr>
          <w:t xml:space="preserve"> a territorial cult is an </w:t>
        </w:r>
      </w:ins>
      <w:ins w:id="347" w:author="USER" w:date="2013-02-25T16:36:00Z">
        <w:r>
          <w:rPr>
            <w:rFonts w:cs="Bookman Old Style" w:ascii="Bookman Old Style" w:hAnsi="Bookman Old Style"/>
            <w:spacing w:val="-12"/>
            <w:sz w:val="26"/>
            <w:szCs w:val="26"/>
          </w:rPr>
          <w:t xml:space="preserve">institution of spirit veneration which relates to a land area, or territory, </w:t>
        </w:r>
      </w:ins>
      <w:ins w:id="348" w:author="USER" w:date="2013-02-25T16:36:00Z">
        <w:r>
          <w:rPr>
            <w:rFonts w:cs="Bookman Old Style" w:ascii="Bookman Old Style" w:hAnsi="Bookman Old Style"/>
            <w:spacing w:val="-15"/>
            <w:sz w:val="26"/>
            <w:szCs w:val="26"/>
          </w:rPr>
          <w:t xml:space="preserve">rather than to kinship or lineage groupings. Its main function is to ensure </w:t>
        </w:r>
      </w:ins>
      <w:ins w:id="349" w:author="USER" w:date="2013-02-25T16:36:00Z">
        <w:r>
          <w:rPr>
            <w:rFonts w:cs="Bookman Old Style" w:ascii="Bookman Old Style" w:hAnsi="Bookman Old Style"/>
            <w:spacing w:val="-18"/>
            <w:sz w:val="26"/>
            <w:szCs w:val="26"/>
          </w:rPr>
          <w:t xml:space="preserve">the moral and material well-being of the population of that land area, and it </w:t>
        </w:r>
      </w:ins>
      <w:ins w:id="350" w:author="USER" w:date="2013-02-25T16:36:00Z">
        <w:r>
          <w:rPr>
            <w:rFonts w:cs="Bookman Old Style" w:ascii="Bookman Old Style" w:hAnsi="Bookman Old Style"/>
            <w:spacing w:val="-9"/>
            <w:sz w:val="26"/>
            <w:szCs w:val="26"/>
          </w:rPr>
          <w:t xml:space="preserve">will be especially concerned with rain-making or the control of floods, </w:t>
        </w:r>
      </w:ins>
      <w:ins w:id="351" w:author="USER" w:date="2013-02-25T16:36:00Z">
        <w:r>
          <w:rPr>
            <w:rFonts w:cs="Bookman Old Style" w:ascii="Bookman Old Style" w:hAnsi="Bookman Old Style"/>
            <w:spacing w:val="-16"/>
            <w:sz w:val="26"/>
            <w:szCs w:val="26"/>
          </w:rPr>
          <w:t xml:space="preserve">with the fertility of the soil for agriculture or with the success of fishing or </w:t>
        </w:r>
      </w:ins>
      <w:ins w:id="352" w:author="USER" w:date="2013-02-25T16:36:00Z">
        <w:r>
          <w:rPr>
            <w:rFonts w:cs="Bookman Old Style" w:ascii="Bookman Old Style" w:hAnsi="Bookman Old Style"/>
            <w:spacing w:val="-11"/>
            <w:sz w:val="26"/>
            <w:szCs w:val="26"/>
          </w:rPr>
          <w:t xml:space="preserve">hunting.' Finally, although a territorial cult is concerned with the total community of a land area, it is normally controlled by a limited elite of </w:t>
        </w:r>
      </w:ins>
      <w:ins w:id="353" w:author="USER" w:date="2013-02-25T16:36:00Z">
        <w:r>
          <w:rPr>
            <w:rFonts w:cs="Bookman Old Style" w:ascii="Bookman Old Style" w:hAnsi="Bookman Old Style"/>
            <w:spacing w:val="-17"/>
            <w:sz w:val="26"/>
            <w:szCs w:val="26"/>
          </w:rPr>
          <w:t xml:space="preserve">priests and functionaries. In this way a territorial cult can be distinguished </w:t>
        </w:r>
      </w:ins>
      <w:ins w:id="354" w:author="USER" w:date="2013-02-25T16:36:00Z">
        <w:r>
          <w:rPr>
            <w:rFonts w:cs="Bookman Old Style" w:ascii="Bookman Old Style" w:hAnsi="Bookman Old Style"/>
            <w:spacing w:val="-19"/>
            <w:sz w:val="26"/>
            <w:szCs w:val="26"/>
          </w:rPr>
          <w:t xml:space="preserve">from ancestral or clan veneration on the one hand and from movements of </w:t>
        </w:r>
      </w:ins>
      <w:ins w:id="355" w:author="USER" w:date="2013-02-25T16:36:00Z">
        <w:r>
          <w:rPr>
            <w:rFonts w:cs="Bookman Old Style" w:ascii="Bookman Old Style" w:hAnsi="Bookman Old Style"/>
            <w:spacing w:val="-14"/>
            <w:sz w:val="26"/>
            <w:szCs w:val="26"/>
          </w:rPr>
          <w:t>widespread and uncontrolled spirit possession on the other" (Ranger 1973:582).</w:t>
        </w:r>
      </w:ins>
    </w:p>
    <w:p>
      <w:pPr>
        <w:pStyle w:val="Normal"/>
        <w:spacing w:lineRule="auto" w:line="240"/>
        <w:ind w:start="0" w:hanging="0"/>
        <w:jc w:val="both"/>
        <w:rPr>
          <w:rFonts w:ascii="Times New Roman" w:hAnsi="Times New Roman" w:cs="Times New Roman"/>
          <w:b w:val="false"/>
          <w:b w:val="false"/>
          <w:bCs w:val="false"/>
          <w:spacing w:val="0"/>
          <w:sz w:val="24"/>
          <w:szCs w:val="24"/>
        </w:rPr>
      </w:pPr>
      <w:ins w:id="356" w:author="USER" w:date="2013-02-25T16:36:00Z">
        <w:r>
          <w:rPr/>
          <w:t xml:space="preserve">The Bugabo cult </w:t>
        </w:r>
      </w:ins>
      <w:ins w:id="357" w:author="USER" w:date="2013-02-24T12:38:00Z">
        <w:r>
          <w:rPr>
            <w:rFonts w:cs="Times New Roman"/>
            <w:b w:val="false"/>
            <w:bCs w:val="false"/>
            <w:spacing w:val="0"/>
            <w:sz w:val="24"/>
            <w:szCs w:val="24"/>
          </w:rPr>
          <w:t xml:space="preserve">provided </w:t>
        </w:r>
      </w:ins>
      <w:ins w:id="358" w:author="USER" w:date="2013-02-25T16:36:00Z">
        <w:r>
          <w:rPr/>
          <w:t xml:space="preserve">not only </w:t>
        </w:r>
      </w:ins>
      <w:ins w:id="359" w:author="USER" w:date="2013-02-24T12:38:00Z">
        <w:r>
          <w:rPr>
            <w:rFonts w:cs="Times New Roman"/>
            <w:b w:val="false"/>
            <w:bCs w:val="false"/>
            <w:spacing w:val="0"/>
            <w:sz w:val="24"/>
            <w:szCs w:val="24"/>
          </w:rPr>
          <w:t>an</w:t>
        </w:r>
      </w:ins>
      <w:ins w:id="360" w:author="USER" w:date="2013-02-24T12:26:00Z">
        <w:r>
          <w:rPr>
            <w:rFonts w:cs="Times New Roman"/>
            <w:b w:val="false"/>
            <w:bCs w:val="false"/>
            <w:spacing w:val="0"/>
            <w:sz w:val="24"/>
            <w:szCs w:val="24"/>
          </w:rPr>
          <w:t xml:space="preserve"> alternative to </w:t>
        </w:r>
      </w:ins>
      <w:ins w:id="361" w:author="USER" w:date="2013-02-24T13:29:00Z">
        <w:r>
          <w:rPr>
            <w:rFonts w:cs="Times New Roman"/>
            <w:b w:val="false"/>
            <w:bCs w:val="false"/>
            <w:spacing w:val="0"/>
            <w:sz w:val="24"/>
            <w:szCs w:val="24"/>
          </w:rPr>
          <w:t xml:space="preserve">social structures of </w:t>
        </w:r>
      </w:ins>
      <w:ins w:id="362" w:author="USER" w:date="2013-02-24T12:26:00Z">
        <w:r>
          <w:rPr>
            <w:rFonts w:cs="Times New Roman"/>
            <w:b w:val="false"/>
            <w:bCs w:val="false"/>
            <w:spacing w:val="0"/>
            <w:sz w:val="24"/>
            <w:szCs w:val="24"/>
          </w:rPr>
          <w:t xml:space="preserve">kin, </w:t>
        </w:r>
      </w:ins>
      <w:ins w:id="363" w:author="USER" w:date="2013-02-24T13:25:00Z">
        <w:r>
          <w:rPr>
            <w:rFonts w:cs="Times New Roman"/>
            <w:b w:val="false"/>
            <w:bCs w:val="false"/>
            <w:spacing w:val="0"/>
            <w:sz w:val="24"/>
            <w:szCs w:val="24"/>
          </w:rPr>
          <w:t xml:space="preserve">clan, </w:t>
        </w:r>
      </w:ins>
      <w:ins w:id="364" w:author="USER" w:date="2013-02-24T12:26:00Z">
        <w:r>
          <w:rPr>
            <w:rFonts w:cs="Times New Roman"/>
            <w:b w:val="false"/>
            <w:bCs w:val="false"/>
            <w:spacing w:val="0"/>
            <w:sz w:val="24"/>
            <w:szCs w:val="24"/>
          </w:rPr>
          <w:t>lineage</w:t>
        </w:r>
      </w:ins>
      <w:ins w:id="365" w:author="USER" w:date="2013-02-24T13:25:00Z">
        <w:r>
          <w:rPr>
            <w:rFonts w:cs="Times New Roman"/>
            <w:b w:val="false"/>
            <w:bCs w:val="false"/>
            <w:spacing w:val="0"/>
            <w:sz w:val="24"/>
            <w:szCs w:val="24"/>
          </w:rPr>
          <w:t xml:space="preserve">, and </w:t>
        </w:r>
      </w:ins>
      <w:ins w:id="366" w:author="USER" w:date="2013-02-24T12:26:00Z">
        <w:r>
          <w:rPr>
            <w:rFonts w:cs="Times New Roman"/>
            <w:b w:val="false"/>
            <w:bCs w:val="false"/>
            <w:spacing w:val="0"/>
            <w:sz w:val="24"/>
            <w:szCs w:val="24"/>
          </w:rPr>
          <w:t>chief</w:t>
        </w:r>
      </w:ins>
      <w:ins w:id="367" w:author="USER" w:date="2013-02-24T13:29:00Z">
        <w:r>
          <w:rPr>
            <w:rFonts w:cs="Times New Roman"/>
            <w:b w:val="false"/>
            <w:bCs w:val="false"/>
            <w:spacing w:val="0"/>
            <w:sz w:val="24"/>
            <w:szCs w:val="24"/>
          </w:rPr>
          <w:t>tain</w:t>
        </w:r>
      </w:ins>
      <w:ins w:id="368" w:author="USER" w:date="2013-02-24T12:26:00Z">
        <w:r>
          <w:rPr>
            <w:rFonts w:cs="Times New Roman"/>
            <w:b w:val="false"/>
            <w:bCs w:val="false"/>
            <w:spacing w:val="0"/>
            <w:sz w:val="24"/>
            <w:szCs w:val="24"/>
          </w:rPr>
          <w:t>ship (cf. Zangrie 1947-50: 66, 70-71)</w:t>
        </w:r>
      </w:ins>
      <w:ins w:id="369" w:author="USER" w:date="2013-02-24T13:29:00Z">
        <w:r>
          <w:rPr>
            <w:rFonts w:cs="Times New Roman"/>
            <w:b w:val="false"/>
            <w:bCs w:val="false"/>
            <w:spacing w:val="0"/>
            <w:sz w:val="24"/>
            <w:szCs w:val="24"/>
          </w:rPr>
          <w:t xml:space="preserve"> but also</w:t>
        </w:r>
      </w:ins>
      <w:ins w:id="370" w:author="USER" w:date="2013-02-24T12:26:00Z">
        <w:r>
          <w:rPr>
            <w:rFonts w:cs="Times New Roman"/>
            <w:b w:val="false"/>
            <w:bCs w:val="false"/>
            <w:spacing w:val="0"/>
            <w:sz w:val="24"/>
            <w:szCs w:val="24"/>
          </w:rPr>
          <w:t xml:space="preserve"> </w:t>
        </w:r>
      </w:ins>
      <w:ins w:id="371" w:author="USER" w:date="2013-02-24T13:30:00Z">
        <w:r>
          <w:rPr>
            <w:rFonts w:cs="Times New Roman"/>
            <w:b w:val="false"/>
            <w:bCs w:val="false"/>
            <w:spacing w:val="0"/>
            <w:sz w:val="24"/>
            <w:szCs w:val="24"/>
          </w:rPr>
          <w:t>new structures of</w:t>
        </w:r>
      </w:ins>
      <w:ins w:id="372" w:author="USER" w:date="2013-02-24T12:26:00Z">
        <w:r>
          <w:rPr>
            <w:rFonts w:cs="Times New Roman"/>
            <w:b w:val="false"/>
            <w:bCs w:val="false"/>
            <w:spacing w:val="0"/>
            <w:sz w:val="24"/>
            <w:szCs w:val="24"/>
          </w:rPr>
          <w:t xml:space="preserve"> regional as well as local-level </w:t>
        </w:r>
      </w:ins>
      <w:ins w:id="373" w:author="USER" w:date="2013-02-24T13:30:00Z">
        <w:r>
          <w:rPr>
            <w:rFonts w:cs="Times New Roman"/>
            <w:b w:val="false"/>
            <w:bCs w:val="false"/>
            <w:spacing w:val="0"/>
            <w:sz w:val="24"/>
            <w:szCs w:val="24"/>
          </w:rPr>
          <w:t>networks</w:t>
        </w:r>
      </w:ins>
      <w:ins w:id="374" w:author="USER" w:date="2013-02-24T12:26:00Z">
        <w:r>
          <w:rPr>
            <w:rFonts w:cs="Times New Roman"/>
            <w:b w:val="false"/>
            <w:bCs w:val="false"/>
            <w:spacing w:val="0"/>
            <w:sz w:val="24"/>
            <w:szCs w:val="24"/>
          </w:rPr>
          <w:t xml:space="preserve">. </w:t>
        </w:r>
      </w:ins>
      <w:ins w:id="375" w:author="USER" w:date="2013-02-24T13:30:00Z">
        <w:r>
          <w:rPr>
            <w:rFonts w:cs="Times New Roman"/>
            <w:b w:val="false"/>
            <w:bCs w:val="false"/>
            <w:spacing w:val="0"/>
            <w:sz w:val="24"/>
            <w:szCs w:val="24"/>
          </w:rPr>
          <w:t xml:space="preserve">Based on </w:t>
        </w:r>
      </w:ins>
      <w:ins w:id="376" w:author="USER" w:date="2013-02-24T15:25:00Z">
        <w:r>
          <w:rPr>
            <w:rFonts w:cs="Times New Roman"/>
            <w:b w:val="false"/>
            <w:bCs w:val="false"/>
            <w:spacing w:val="0"/>
            <w:sz w:val="24"/>
            <w:szCs w:val="24"/>
          </w:rPr>
          <w:t>its regional</w:t>
        </w:r>
      </w:ins>
      <w:ins w:id="377" w:author="USER" w:date="2013-02-24T13:30:00Z">
        <w:r>
          <w:rPr>
            <w:rFonts w:cs="Times New Roman"/>
            <w:b w:val="false"/>
            <w:bCs w:val="false"/>
            <w:spacing w:val="0"/>
            <w:sz w:val="24"/>
            <w:szCs w:val="24"/>
          </w:rPr>
          <w:t xml:space="preserve"> </w:t>
        </w:r>
      </w:ins>
      <w:ins w:id="378" w:author="USER" w:date="2013-02-24T15:26:00Z">
        <w:r>
          <w:rPr>
            <w:rFonts w:cs="Times New Roman"/>
            <w:b w:val="false"/>
            <w:bCs w:val="false"/>
            <w:spacing w:val="0"/>
            <w:sz w:val="24"/>
            <w:szCs w:val="24"/>
          </w:rPr>
          <w:t>capacity</w:t>
        </w:r>
      </w:ins>
      <w:ins w:id="379" w:author="USER" w:date="2013-02-24T13:30:00Z">
        <w:r>
          <w:rPr>
            <w:rFonts w:cs="Times New Roman"/>
            <w:b w:val="false"/>
            <w:bCs w:val="false"/>
            <w:spacing w:val="0"/>
            <w:sz w:val="24"/>
            <w:szCs w:val="24"/>
          </w:rPr>
          <w:t xml:space="preserve"> </w:t>
        </w:r>
      </w:ins>
      <w:ins w:id="380" w:author="USER" w:date="2013-02-24T15:11:00Z">
        <w:r>
          <w:rPr>
            <w:rFonts w:cs="Times New Roman"/>
            <w:b w:val="false"/>
            <w:bCs w:val="false"/>
            <w:spacing w:val="0"/>
            <w:sz w:val="24"/>
            <w:szCs w:val="24"/>
          </w:rPr>
          <w:t>the Bugabo</w:t>
        </w:r>
      </w:ins>
      <w:ins w:id="381" w:author="USER" w:date="2013-02-24T13:30:00Z">
        <w:r>
          <w:rPr>
            <w:rFonts w:cs="Times New Roman"/>
            <w:b w:val="false"/>
            <w:bCs w:val="false"/>
            <w:spacing w:val="0"/>
            <w:sz w:val="24"/>
            <w:szCs w:val="24"/>
          </w:rPr>
          <w:t xml:space="preserve"> </w:t>
        </w:r>
      </w:ins>
      <w:ins w:id="382" w:author="USER" w:date="2013-02-24T15:26:00Z">
        <w:r>
          <w:rPr>
            <w:rFonts w:cs="Times New Roman"/>
            <w:b w:val="false"/>
            <w:bCs w:val="false"/>
            <w:spacing w:val="0"/>
            <w:sz w:val="24"/>
            <w:szCs w:val="24"/>
          </w:rPr>
          <w:t xml:space="preserve">Society </w:t>
        </w:r>
      </w:ins>
      <w:ins w:id="383" w:author="USER" w:date="2013-02-24T13:30:00Z">
        <w:r>
          <w:rPr>
            <w:rFonts w:cs="Times New Roman"/>
            <w:b w:val="false"/>
            <w:bCs w:val="false"/>
            <w:spacing w:val="0"/>
            <w:sz w:val="24"/>
            <w:szCs w:val="24"/>
          </w:rPr>
          <w:t xml:space="preserve">was seen as a challenge </w:t>
        </w:r>
      </w:ins>
      <w:ins w:id="384" w:author="USER" w:date="2013-02-24T13:31:00Z">
        <w:r>
          <w:rPr>
            <w:rFonts w:cs="Times New Roman"/>
            <w:b w:val="false"/>
            <w:bCs w:val="false"/>
            <w:spacing w:val="0"/>
            <w:sz w:val="24"/>
            <w:szCs w:val="24"/>
          </w:rPr>
          <w:t>to Belgian colonial</w:t>
        </w:r>
      </w:ins>
      <w:ins w:id="385" w:author="USER" w:date="2013-02-24T12:26:00Z">
        <w:r>
          <w:rPr>
            <w:rFonts w:cs="Times New Roman"/>
            <w:b w:val="false"/>
            <w:bCs w:val="false"/>
            <w:spacing w:val="0"/>
            <w:sz w:val="24"/>
            <w:szCs w:val="24"/>
          </w:rPr>
          <w:t xml:space="preserve"> </w:t>
        </w:r>
      </w:ins>
      <w:ins w:id="386" w:author="USER" w:date="2013-02-24T15:12:00Z">
        <w:r>
          <w:rPr>
            <w:rFonts w:cs="Times New Roman"/>
            <w:b w:val="false"/>
            <w:bCs w:val="false"/>
            <w:spacing w:val="0"/>
            <w:sz w:val="24"/>
            <w:szCs w:val="24"/>
          </w:rPr>
          <w:t>interests in east-central Africa</w:t>
        </w:r>
      </w:ins>
      <w:ins w:id="387" w:author="USER" w:date="2013-02-24T15:26:00Z">
        <w:r>
          <w:rPr>
            <w:rFonts w:cs="Times New Roman"/>
            <w:b w:val="false"/>
            <w:bCs w:val="false"/>
            <w:spacing w:val="0"/>
            <w:sz w:val="24"/>
            <w:szCs w:val="24"/>
          </w:rPr>
          <w:t>, both political and religious</w:t>
        </w:r>
      </w:ins>
      <w:ins w:id="388" w:author="USER" w:date="2013-02-24T15:22:00Z">
        <w:r>
          <w:rPr>
            <w:rFonts w:cs="Times New Roman"/>
            <w:b w:val="false"/>
            <w:bCs w:val="false"/>
            <w:spacing w:val="0"/>
            <w:sz w:val="24"/>
            <w:szCs w:val="24"/>
          </w:rPr>
          <w:t xml:space="preserve"> (Douglas 1969)</w:t>
        </w:r>
      </w:ins>
      <w:ins w:id="389" w:author="USER" w:date="2013-02-24T12:26:00Z">
        <w:r>
          <w:rPr>
            <w:rFonts w:cs="Times New Roman"/>
            <w:b w:val="false"/>
            <w:bCs w:val="false"/>
            <w:spacing w:val="0"/>
            <w:sz w:val="24"/>
            <w:szCs w:val="24"/>
          </w:rPr>
          <w:t>.</w:t>
        </w:r>
      </w:ins>
    </w:p>
    <w:p>
      <w:pPr>
        <w:pStyle w:val="Normal"/>
        <w:spacing w:lineRule="auto" w:line="240"/>
        <w:ind w:start="0" w:hanging="0"/>
        <w:jc w:val="both"/>
        <w:rPr>
          <w:rFonts w:ascii="Times New Roman" w:hAnsi="Times New Roman" w:cs="Times New Roman"/>
          <w:ins w:id="439" w:author="USER" w:date="2013-02-24T12:27:00Z"/>
          <w:b w:val="false"/>
          <w:b w:val="false"/>
          <w:bCs w:val="false"/>
          <w:spacing w:val="0"/>
          <w:sz w:val="24"/>
          <w:szCs w:val="24"/>
        </w:rPr>
      </w:pPr>
      <w:ins w:id="390" w:author="USER" w:date="2013-02-24T15:26:00Z">
        <w:r>
          <w:rPr>
            <w:rFonts w:cs="Times New Roman"/>
            <w:b w:val="false"/>
            <w:bCs w:val="false"/>
            <w:spacing w:val="0"/>
            <w:sz w:val="24"/>
            <w:szCs w:val="24"/>
          </w:rPr>
          <w:tab/>
        </w:r>
      </w:ins>
      <w:ins w:id="391" w:author="USER" w:date="2013-02-24T15:13:00Z">
        <w:r>
          <w:rPr>
            <w:rFonts w:cs="Times New Roman"/>
            <w:b w:val="false"/>
            <w:bCs w:val="false"/>
            <w:spacing w:val="0"/>
            <w:sz w:val="24"/>
            <w:szCs w:val="24"/>
          </w:rPr>
          <w:t>While t</w:t>
        </w:r>
      </w:ins>
      <w:ins w:id="392" w:author="USER" w:date="2013-02-24T15:12:00Z">
        <w:r>
          <w:rPr>
            <w:rFonts w:cs="Times New Roman"/>
            <w:b w:val="false"/>
            <w:bCs w:val="false"/>
            <w:spacing w:val="0"/>
            <w:sz w:val="24"/>
            <w:szCs w:val="24"/>
          </w:rPr>
          <w:t xml:space="preserve">he </w:t>
        </w:r>
      </w:ins>
      <w:ins w:id="393" w:author="USER" w:date="2013-02-24T12:26:00Z">
        <w:r>
          <w:rPr>
            <w:rFonts w:cs="Times New Roman"/>
            <w:b w:val="false"/>
            <w:bCs w:val="false"/>
            <w:spacing w:val="0"/>
            <w:sz w:val="24"/>
            <w:szCs w:val="24"/>
          </w:rPr>
          <w:t xml:space="preserve">Bugabo </w:t>
        </w:r>
      </w:ins>
      <w:ins w:id="394" w:author="USER" w:date="2013-02-24T15:26:00Z">
        <w:r>
          <w:rPr>
            <w:rFonts w:cs="Times New Roman"/>
            <w:b w:val="false"/>
            <w:bCs w:val="false"/>
            <w:spacing w:val="0"/>
            <w:sz w:val="24"/>
            <w:szCs w:val="24"/>
          </w:rPr>
          <w:t>S</w:t>
        </w:r>
      </w:ins>
      <w:ins w:id="395" w:author="USER" w:date="2013-02-24T15:12:00Z">
        <w:r>
          <w:rPr>
            <w:rFonts w:cs="Times New Roman"/>
            <w:b w:val="false"/>
            <w:bCs w:val="false"/>
            <w:spacing w:val="0"/>
            <w:sz w:val="24"/>
            <w:szCs w:val="24"/>
          </w:rPr>
          <w:t xml:space="preserve">ociety </w:t>
        </w:r>
      </w:ins>
      <w:ins w:id="396" w:author="USER" w:date="2013-02-24T15:27:00Z">
        <w:r>
          <w:rPr>
            <w:rFonts w:cs="Times New Roman"/>
            <w:b w:val="false"/>
            <w:bCs w:val="false"/>
            <w:spacing w:val="0"/>
            <w:sz w:val="24"/>
            <w:szCs w:val="24"/>
          </w:rPr>
          <w:t xml:space="preserve">was a </w:t>
        </w:r>
      </w:ins>
      <w:ins w:id="397" w:author="USER" w:date="2013-02-24T15:13:00Z">
        <w:r>
          <w:rPr>
            <w:rFonts w:cs="Times New Roman"/>
            <w:b w:val="false"/>
            <w:bCs w:val="false"/>
            <w:spacing w:val="0"/>
            <w:sz w:val="24"/>
            <w:szCs w:val="24"/>
          </w:rPr>
          <w:t>latter</w:t>
        </w:r>
      </w:ins>
      <w:ins w:id="398" w:author="USER" w:date="2013-02-24T12:26:00Z">
        <w:r>
          <w:rPr>
            <w:rFonts w:cs="Times New Roman"/>
            <w:b w:val="false"/>
            <w:bCs w:val="false"/>
            <w:spacing w:val="0"/>
            <w:sz w:val="24"/>
            <w:szCs w:val="24"/>
          </w:rPr>
          <w:t xml:space="preserve"> nineteenth century </w:t>
        </w:r>
      </w:ins>
      <w:ins w:id="399" w:author="USER" w:date="2013-02-24T15:27:00Z">
        <w:r>
          <w:rPr>
            <w:rFonts w:cs="Times New Roman"/>
            <w:b w:val="false"/>
            <w:bCs w:val="false"/>
            <w:spacing w:val="0"/>
            <w:sz w:val="24"/>
            <w:szCs w:val="24"/>
          </w:rPr>
          <w:t xml:space="preserve">ritual complex </w:t>
        </w:r>
      </w:ins>
      <w:ins w:id="400" w:author="USER" w:date="2013-02-24T12:26:00Z">
        <w:r>
          <w:rPr>
            <w:rFonts w:cs="Times New Roman"/>
            <w:b w:val="false"/>
            <w:bCs w:val="false"/>
            <w:spacing w:val="0"/>
            <w:sz w:val="24"/>
            <w:szCs w:val="24"/>
          </w:rPr>
          <w:t>(Colle 1913: 601</w:t>
        </w:r>
      </w:ins>
      <w:ins w:id="401" w:author="USER" w:date="2013-02-24T15:13:00Z">
        <w:r>
          <w:rPr>
            <w:rFonts w:cs="Times New Roman"/>
            <w:b w:val="false"/>
            <w:bCs w:val="false"/>
            <w:spacing w:val="0"/>
            <w:sz w:val="24"/>
            <w:szCs w:val="24"/>
          </w:rPr>
          <w:t>), it</w:t>
        </w:r>
      </w:ins>
      <w:ins w:id="402" w:author="USER" w:date="2013-02-24T15:27:00Z">
        <w:r>
          <w:rPr>
            <w:rFonts w:cs="Times New Roman"/>
            <w:b w:val="false"/>
            <w:bCs w:val="false"/>
            <w:spacing w:val="0"/>
            <w:sz w:val="24"/>
            <w:szCs w:val="24"/>
          </w:rPr>
          <w:t>s</w:t>
        </w:r>
      </w:ins>
      <w:ins w:id="403" w:author="USER" w:date="2013-02-24T15:13:00Z">
        <w:r>
          <w:rPr>
            <w:rFonts w:cs="Times New Roman"/>
            <w:b w:val="false"/>
            <w:bCs w:val="false"/>
            <w:spacing w:val="0"/>
            <w:sz w:val="24"/>
            <w:szCs w:val="24"/>
          </w:rPr>
          <w:t xml:space="preserve"> </w:t>
        </w:r>
      </w:ins>
      <w:ins w:id="404" w:author="USER" w:date="2013-02-24T15:27:00Z">
        <w:r>
          <w:rPr>
            <w:rFonts w:cs="Times New Roman"/>
            <w:b w:val="false"/>
            <w:bCs w:val="false"/>
            <w:spacing w:val="0"/>
            <w:sz w:val="24"/>
            <w:szCs w:val="24"/>
          </w:rPr>
          <w:t xml:space="preserve">origins </w:t>
        </w:r>
      </w:ins>
      <w:ins w:id="405" w:author="USER" w:date="2013-02-24T15:14:00Z">
        <w:r>
          <w:rPr>
            <w:rFonts w:cs="Times New Roman"/>
            <w:b w:val="false"/>
            <w:bCs w:val="false"/>
            <w:spacing w:val="0"/>
            <w:sz w:val="24"/>
            <w:szCs w:val="24"/>
          </w:rPr>
          <w:t xml:space="preserve">probably </w:t>
        </w:r>
      </w:ins>
      <w:ins w:id="406" w:author="USER" w:date="2013-02-24T15:13:00Z">
        <w:r>
          <w:rPr>
            <w:rFonts w:cs="Times New Roman"/>
            <w:b w:val="false"/>
            <w:bCs w:val="false"/>
            <w:spacing w:val="0"/>
            <w:sz w:val="24"/>
            <w:szCs w:val="24"/>
          </w:rPr>
          <w:t>derive fro</w:t>
        </w:r>
      </w:ins>
      <w:ins w:id="407" w:author="USER" w:date="2013-02-24T15:15:00Z">
        <w:r>
          <w:rPr>
            <w:rFonts w:cs="Times New Roman"/>
            <w:b w:val="false"/>
            <w:bCs w:val="false"/>
            <w:spacing w:val="0"/>
            <w:sz w:val="24"/>
            <w:szCs w:val="24"/>
          </w:rPr>
          <w:t>m</w:t>
        </w:r>
      </w:ins>
      <w:ins w:id="408" w:author="USER" w:date="2013-02-24T12:26:00Z">
        <w:r>
          <w:rPr>
            <w:rFonts w:cs="Times New Roman"/>
            <w:b w:val="false"/>
            <w:bCs w:val="false"/>
            <w:spacing w:val="0"/>
            <w:sz w:val="24"/>
            <w:szCs w:val="24"/>
          </w:rPr>
          <w:t xml:space="preserve"> </w:t>
        </w:r>
      </w:ins>
      <w:ins w:id="409" w:author="USER" w:date="2013-02-24T15:18:00Z">
        <w:r>
          <w:rPr>
            <w:rFonts w:cs="Times New Roman"/>
            <w:b w:val="false"/>
            <w:bCs w:val="false"/>
            <w:spacing w:val="0"/>
            <w:sz w:val="24"/>
            <w:szCs w:val="24"/>
          </w:rPr>
          <w:t>the "synthesizing tendencies" of southeastern Congo</w:t>
        </w:r>
      </w:ins>
      <w:ins w:id="410" w:author="USER" w:date="2013-02-24T15:28:00Z">
        <w:r>
          <w:rPr>
            <w:rFonts w:cs="Times New Roman"/>
            <w:b w:val="false"/>
            <w:bCs w:val="false"/>
            <w:spacing w:val="0"/>
            <w:sz w:val="24"/>
            <w:szCs w:val="24"/>
          </w:rPr>
          <w:t xml:space="preserve"> peoples</w:t>
        </w:r>
      </w:ins>
      <w:ins w:id="411" w:author="USER" w:date="2013-02-24T15:18:00Z">
        <w:r>
          <w:rPr>
            <w:rFonts w:cs="Times New Roman"/>
            <w:b w:val="false"/>
            <w:bCs w:val="false"/>
            <w:spacing w:val="0"/>
            <w:sz w:val="24"/>
            <w:szCs w:val="24"/>
          </w:rPr>
          <w:t xml:space="preserve"> </w:t>
        </w:r>
      </w:ins>
      <w:ins w:id="412" w:author="USER" w:date="2013-02-24T15:19:00Z">
        <w:r>
          <w:rPr>
            <w:rFonts w:cs="Times New Roman"/>
            <w:b w:val="false"/>
            <w:bCs w:val="false"/>
            <w:spacing w:val="0"/>
            <w:sz w:val="24"/>
            <w:szCs w:val="24"/>
          </w:rPr>
          <w:t xml:space="preserve">who </w:t>
        </w:r>
      </w:ins>
      <w:ins w:id="413" w:author="USER" w:date="2013-02-24T15:28:00Z">
        <w:r>
          <w:rPr>
            <w:rFonts w:cs="Times New Roman"/>
            <w:b w:val="false"/>
            <w:bCs w:val="false"/>
            <w:spacing w:val="0"/>
            <w:sz w:val="24"/>
            <w:szCs w:val="24"/>
          </w:rPr>
          <w:t>demonstrated their abilities to</w:t>
        </w:r>
      </w:ins>
      <w:ins w:id="414" w:author="USER" w:date="2013-02-24T15:18:00Z">
        <w:r>
          <w:rPr>
            <w:rFonts w:cs="Times New Roman"/>
            <w:b w:val="false"/>
            <w:bCs w:val="false"/>
            <w:spacing w:val="0"/>
            <w:sz w:val="24"/>
            <w:szCs w:val="24"/>
          </w:rPr>
          <w:t xml:space="preserve"> </w:t>
        </w:r>
      </w:ins>
      <w:ins w:id="415" w:author="USER" w:date="2013-02-25T16:37:00Z">
        <w:r>
          <w:rPr/>
          <w:t>syncretize</w:t>
        </w:r>
      </w:ins>
      <w:ins w:id="416" w:author="USER" w:date="2013-02-24T15:18:00Z">
        <w:r>
          <w:rPr>
            <w:rFonts w:cs="Times New Roman"/>
            <w:b w:val="false"/>
            <w:bCs w:val="false"/>
            <w:spacing w:val="0"/>
            <w:sz w:val="24"/>
            <w:szCs w:val="24"/>
          </w:rPr>
          <w:t xml:space="preserve"> elements of disparate cults </w:t>
        </w:r>
      </w:ins>
      <w:ins w:id="417" w:author="USER" w:date="2013-02-24T15:28:00Z">
        <w:r>
          <w:rPr>
            <w:rFonts w:cs="Times New Roman"/>
            <w:b w:val="false"/>
            <w:bCs w:val="false"/>
            <w:spacing w:val="0"/>
            <w:sz w:val="24"/>
            <w:szCs w:val="24"/>
          </w:rPr>
          <w:t>under</w:t>
        </w:r>
      </w:ins>
      <w:ins w:id="418" w:author="USER" w:date="2013-02-24T15:18:00Z">
        <w:r>
          <w:rPr>
            <w:rFonts w:cs="Times New Roman"/>
            <w:b w:val="false"/>
            <w:bCs w:val="false"/>
            <w:spacing w:val="0"/>
            <w:sz w:val="24"/>
            <w:szCs w:val="24"/>
          </w:rPr>
          <w:t xml:space="preserve"> a new </w:t>
        </w:r>
      </w:ins>
      <w:ins w:id="419" w:author="USER" w:date="2013-02-24T15:29:00Z">
        <w:r>
          <w:rPr>
            <w:rFonts w:cs="Times New Roman"/>
            <w:b w:val="false"/>
            <w:bCs w:val="false"/>
            <w:spacing w:val="0"/>
            <w:sz w:val="24"/>
            <w:szCs w:val="24"/>
          </w:rPr>
          <w:t xml:space="preserve">cultic </w:t>
        </w:r>
      </w:ins>
      <w:ins w:id="420" w:author="USER" w:date="2013-02-24T15:18:00Z">
        <w:r>
          <w:rPr>
            <w:rFonts w:cs="Times New Roman"/>
            <w:b w:val="false"/>
            <w:bCs w:val="false"/>
            <w:spacing w:val="0"/>
            <w:sz w:val="24"/>
            <w:szCs w:val="24"/>
          </w:rPr>
          <w:t>complex</w:t>
        </w:r>
      </w:ins>
      <w:ins w:id="421" w:author="USER" w:date="2013-02-24T15:29:00Z">
        <w:r>
          <w:rPr>
            <w:rFonts w:cs="Times New Roman"/>
            <w:b w:val="false"/>
            <w:bCs w:val="false"/>
            <w:spacing w:val="0"/>
            <w:sz w:val="24"/>
            <w:szCs w:val="24"/>
          </w:rPr>
          <w:t>, a</w:t>
        </w:r>
      </w:ins>
      <w:ins w:id="422" w:author="USER" w:date="2013-02-24T15:18:00Z">
        <w:r>
          <w:rPr>
            <w:rFonts w:cs="Times New Roman"/>
            <w:b w:val="false"/>
            <w:bCs w:val="false"/>
            <w:spacing w:val="0"/>
            <w:sz w:val="24"/>
            <w:szCs w:val="24"/>
          </w:rPr>
          <w:t xml:space="preserve"> </w:t>
        </w:r>
      </w:ins>
      <w:ins w:id="423" w:author="USER" w:date="2013-02-24T15:29:00Z">
        <w:r>
          <w:rPr>
            <w:rFonts w:cs="Times New Roman"/>
            <w:b w:val="false"/>
            <w:bCs w:val="false"/>
            <w:spacing w:val="0"/>
            <w:sz w:val="24"/>
            <w:szCs w:val="24"/>
          </w:rPr>
          <w:t xml:space="preserve">new </w:t>
        </w:r>
      </w:ins>
      <w:ins w:id="424" w:author="USER" w:date="2013-02-24T15:21:00Z">
        <w:r>
          <w:rPr>
            <w:rFonts w:cs="Times New Roman"/>
            <w:b w:val="false"/>
            <w:bCs w:val="false"/>
            <w:spacing w:val="0"/>
            <w:sz w:val="24"/>
            <w:szCs w:val="24"/>
          </w:rPr>
          <w:t xml:space="preserve">creative bricolage </w:t>
        </w:r>
      </w:ins>
      <w:ins w:id="425" w:author="USER" w:date="2013-02-24T15:29:00Z">
        <w:r>
          <w:rPr>
            <w:rFonts w:cs="Times New Roman"/>
            <w:b w:val="false"/>
            <w:bCs w:val="false"/>
            <w:spacing w:val="0"/>
            <w:sz w:val="24"/>
            <w:szCs w:val="24"/>
          </w:rPr>
          <w:t>to</w:t>
        </w:r>
      </w:ins>
      <w:ins w:id="426" w:author="USER" w:date="2013-02-24T15:21:00Z">
        <w:r>
          <w:rPr>
            <w:rFonts w:cs="Times New Roman"/>
            <w:b w:val="false"/>
            <w:bCs w:val="false"/>
            <w:spacing w:val="0"/>
            <w:sz w:val="24"/>
            <w:szCs w:val="24"/>
          </w:rPr>
          <w:t xml:space="preserve"> </w:t>
        </w:r>
      </w:ins>
      <w:ins w:id="427" w:author="USER" w:date="2013-02-24T15:29:00Z">
        <w:r>
          <w:rPr>
            <w:rFonts w:cs="Times New Roman"/>
            <w:b w:val="false"/>
            <w:bCs w:val="false"/>
            <w:spacing w:val="0"/>
            <w:sz w:val="24"/>
            <w:szCs w:val="24"/>
          </w:rPr>
          <w:t xml:space="preserve">use </w:t>
        </w:r>
      </w:ins>
      <w:ins w:id="428" w:author="USER" w:date="2013-02-24T15:21:00Z">
        <w:r>
          <w:rPr>
            <w:rFonts w:cs="Times New Roman"/>
            <w:b w:val="false"/>
            <w:bCs w:val="false"/>
            <w:spacing w:val="0"/>
            <w:sz w:val="24"/>
            <w:szCs w:val="24"/>
          </w:rPr>
          <w:t xml:space="preserve">Levi-Straus's term </w:t>
        </w:r>
      </w:ins>
      <w:ins w:id="429" w:author="USER" w:date="2013-02-24T15:15:00Z">
        <w:r>
          <w:rPr>
            <w:rFonts w:cs="Times New Roman"/>
            <w:b w:val="false"/>
            <w:bCs w:val="false"/>
            <w:spacing w:val="0"/>
            <w:sz w:val="24"/>
            <w:szCs w:val="24"/>
          </w:rPr>
          <w:t>(</w:t>
        </w:r>
      </w:ins>
      <w:ins w:id="430" w:author="USER" w:date="2013-02-24T12:26:00Z">
        <w:r>
          <w:rPr>
            <w:rFonts w:cs="Times New Roman"/>
            <w:b w:val="false"/>
            <w:bCs w:val="false"/>
            <w:spacing w:val="0"/>
            <w:sz w:val="24"/>
            <w:szCs w:val="24"/>
          </w:rPr>
          <w:t>Gossiaux 1990</w:t>
        </w:r>
      </w:ins>
      <w:ins w:id="431" w:author="USER" w:date="2013-02-24T15:19:00Z">
        <w:r>
          <w:rPr>
            <w:rFonts w:cs="Times New Roman"/>
            <w:b w:val="false"/>
            <w:bCs w:val="false"/>
            <w:spacing w:val="0"/>
            <w:sz w:val="24"/>
            <w:szCs w:val="24"/>
          </w:rPr>
          <w:t>;</w:t>
        </w:r>
      </w:ins>
      <w:ins w:id="432" w:author="USER" w:date="2013-02-24T15:20:00Z">
        <w:r>
          <w:rPr>
            <w:rFonts w:cs="Times New Roman"/>
            <w:b w:val="false"/>
            <w:bCs w:val="false"/>
            <w:spacing w:val="0"/>
            <w:sz w:val="24"/>
            <w:szCs w:val="24"/>
          </w:rPr>
          <w:t xml:space="preserve"> Biebuyck 1981: 23</w:t>
        </w:r>
      </w:ins>
      <w:ins w:id="433" w:author="USER" w:date="2013-02-24T15:22:00Z">
        <w:r>
          <w:rPr>
            <w:rFonts w:cs="Times New Roman"/>
            <w:b w:val="false"/>
            <w:bCs w:val="false"/>
            <w:spacing w:val="0"/>
            <w:sz w:val="24"/>
            <w:szCs w:val="24"/>
          </w:rPr>
          <w:t xml:space="preserve">; Levi-Strauss </w:t>
        </w:r>
      </w:ins>
      <w:ins w:id="434" w:author="USER" w:date="2013-02-24T15:22:00Z">
        <w:r>
          <w:rPr>
            <w:rFonts w:cs="Times New Roman"/>
            <w:b w:val="false"/>
            <w:bCs w:val="false"/>
            <w:spacing w:val="0"/>
            <w:sz w:val="24"/>
            <w:szCs w:val="24"/>
          </w:rPr>
          <w:t>1</w:t>
        </w:r>
      </w:ins>
      <w:ins w:id="435" w:author="USER" w:date="2013-02-24T15:22:00Z">
        <w:r>
          <w:rPr>
            <w:rFonts w:cs="Times New Roman"/>
            <w:b w:val="false"/>
            <w:bCs w:val="false"/>
            <w:spacing w:val="0"/>
            <w:sz w:val="24"/>
            <w:szCs w:val="24"/>
          </w:rPr>
          <w:t>966</w:t>
        </w:r>
      </w:ins>
      <w:ins w:id="436" w:author="USER" w:date="2013-02-24T12:26:00Z">
        <w:r>
          <w:rPr>
            <w:rFonts w:cs="Times New Roman"/>
            <w:b w:val="false"/>
            <w:bCs w:val="false"/>
            <w:spacing w:val="0"/>
            <w:sz w:val="24"/>
            <w:szCs w:val="24"/>
          </w:rPr>
          <w:t>)</w:t>
        </w:r>
      </w:ins>
      <w:ins w:id="437" w:author="USER" w:date="2013-02-24T15:20:00Z">
        <w:r>
          <w:rPr>
            <w:rFonts w:cs="Times New Roman"/>
            <w:b w:val="false"/>
            <w:bCs w:val="false"/>
            <w:spacing w:val="0"/>
            <w:sz w:val="24"/>
            <w:szCs w:val="24"/>
          </w:rPr>
          <w:t>.</w:t>
        </w:r>
      </w:ins>
      <w:ins w:id="438" w:author="USER" w:date="2013-02-24T12:26:00Z">
        <w:r>
          <w:rPr>
            <w:rFonts w:cs="Times New Roman"/>
            <w:b w:val="false"/>
            <w:bCs w:val="false"/>
            <w:spacing w:val="0"/>
            <w:sz w:val="24"/>
            <w:szCs w:val="24"/>
          </w:rPr>
          <w:t xml:space="preserve"> </w:t>
        </w:r>
      </w:ins>
      <w:r>
        <mc:AlternateContent>
          <mc:Choice Requires="wps">
            <w:drawing>
              <wp:anchor behindDoc="0" distT="0" distB="0" distL="0" distR="0" simplePos="0" locked="0" layoutInCell="1" allowOverlap="1" relativeHeight="17">
                <wp:simplePos x="0" y="0"/>
                <wp:positionH relativeFrom="column">
                  <wp:posOffset>5110480</wp:posOffset>
                </wp:positionH>
                <wp:positionV relativeFrom="paragraph">
                  <wp:posOffset>7963535</wp:posOffset>
                </wp:positionV>
                <wp:extent cx="79375" cy="113665"/>
                <wp:effectExtent l="0" t="0" r="0" b="0"/>
                <wp:wrapSquare wrapText="bothSides"/>
                <wp:docPr id="12" name="Frame1"/>
                <a:graphic xmlns:a="http://schemas.openxmlformats.org/drawingml/2006/main">
                  <a:graphicData uri="http://schemas.microsoft.com/office/word/2010/wordprocessingShape">
                    <wps:wsp>
                      <wps:cNvSpPr txBox="1"/>
                      <wps:spPr>
                        <a:xfrm>
                          <a:off x="0" y="0"/>
                          <a:ext cx="79375" cy="113665"/>
                        </a:xfrm>
                        <a:prstGeom prst="rect"/>
                        <a:solidFill>
                          <a:srgbClr val="FFFFFF">
                            <a:alpha val="0"/>
                          </a:srgbClr>
                        </a:solidFill>
                      </wps:spPr>
                      <wps:txbx>
                        <w:txbxContent>
                          <w:p>
                            <w:pPr>
                              <w:pStyle w:val="Normal"/>
                              <w:spacing w:lineRule="atLeast" w:line="173" w:before="0" w:after="6"/>
                              <w:jc w:val="center"/>
                              <w:rPr/>
                            </w:pPr>
                            <w:r>
                              <w:rPr/>
                              <w:drawing>
                                <wp:inline distT="0" distB="0" distL="0" distR="0">
                                  <wp:extent cx="79375" cy="10985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3"/>
                                          <a:srcRect l="-454" t="-328" r="-454" b="-328"/>
                                          <a:stretch>
                                            <a:fillRect/>
                                          </a:stretch>
                                        </pic:blipFill>
                                        <pic:spPr bwMode="auto">
                                          <a:xfrm>
                                            <a:off x="0" y="0"/>
                                            <a:ext cx="79375" cy="109855"/>
                                          </a:xfrm>
                                          <a:prstGeom prst="rect">
                                            <a:avLst/>
                                          </a:prstGeom>
                                        </pic:spPr>
                                      </pic:pic>
                                    </a:graphicData>
                                  </a:graphic>
                                </wp:inline>
                              </w:drawing>
                            </w:r>
                          </w:p>
                        </w:txbxContent>
                      </wps:txbx>
                      <wps:bodyPr anchor="t" lIns="635" tIns="635" rIns="635" bIns="635">
                        <a:noAutofit/>
                      </wps:bodyPr>
                    </wps:wsp>
                  </a:graphicData>
                </a:graphic>
              </wp:anchor>
            </w:drawing>
          </mc:Choice>
          <mc:Fallback>
            <w:pict>
              <v:rect fillcolor="#FFFFFF" style="position:absolute;rotation:0;width:6.25pt;height:8.95pt;mso-wrap-distance-left:0pt;mso-wrap-distance-right:0pt;mso-wrap-distance-top:0pt;mso-wrap-distance-bottom:0pt;margin-top:627.05pt;mso-position-vertical-relative:text;margin-left:402.4pt;mso-position-horizontal-relative:text">
                <v:fill opacity="0f"/>
                <v:textbox inset="0.000694444444444444in,0.000694444444444444in,0.000694444444444444in,0.000694444444444444in">
                  <w:txbxContent>
                    <w:p>
                      <w:pPr>
                        <w:pStyle w:val="Normal"/>
                        <w:spacing w:lineRule="atLeast" w:line="173" w:before="0" w:after="6"/>
                        <w:jc w:val="center"/>
                        <w:rPr/>
                      </w:pPr>
                      <w:r>
                        <w:rPr/>
                        <w:drawing>
                          <wp:inline distT="0" distB="0" distL="0" distR="0">
                            <wp:extent cx="79375" cy="109855"/>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13"/>
                                    <a:srcRect l="-454" t="-328" r="-454" b="-328"/>
                                    <a:stretch>
                                      <a:fillRect/>
                                    </a:stretch>
                                  </pic:blipFill>
                                  <pic:spPr bwMode="auto">
                                    <a:xfrm>
                                      <a:off x="0" y="0"/>
                                      <a:ext cx="79375" cy="109855"/>
                                    </a:xfrm>
                                    <a:prstGeom prst="rect">
                                      <a:avLst/>
                                    </a:prstGeom>
                                  </pic:spPr>
                                </pic:pic>
                              </a:graphicData>
                            </a:graphic>
                          </wp:inline>
                        </w:drawing>
                      </w:r>
                    </w:p>
                  </w:txbxContent>
                </v:textbox>
                <w10:wrap type="square"/>
              </v:rect>
            </w:pict>
          </mc:Fallback>
        </mc:AlternateContent>
      </w:r>
    </w:p>
    <w:p>
      <w:pPr>
        <w:pStyle w:val="Normal"/>
        <w:spacing w:lineRule="auto" w:line="240"/>
        <w:rPr/>
      </w:pPr>
      <w:ins w:id="440" w:author="USER" w:date="2013-02-24T15:30:00Z">
        <w:r>
          <w:rPr>
            <w:rFonts w:cs="Times New Roman"/>
            <w:b w:val="false"/>
            <w:bCs w:val="false"/>
            <w:spacing w:val="0"/>
            <w:sz w:val="24"/>
            <w:szCs w:val="24"/>
          </w:rPr>
          <w:tab/>
        </w:r>
      </w:ins>
      <w:ins w:id="441" w:author="USER" w:date="2013-02-24T12:27:00Z">
        <w:r>
          <w:rPr>
            <w:rFonts w:cs="Times New Roman"/>
            <w:b w:val="false"/>
            <w:bCs w:val="false"/>
            <w:spacing w:val="0"/>
            <w:sz w:val="24"/>
            <w:szCs w:val="24"/>
          </w:rPr>
          <w:t xml:space="preserve">The </w:t>
        </w:r>
      </w:ins>
      <w:ins w:id="442" w:author="USER" w:date="2013-02-24T16:24:00Z">
        <w:r>
          <w:rPr>
            <w:rFonts w:cs="Times New Roman"/>
            <w:b w:val="false"/>
            <w:bCs w:val="false"/>
            <w:spacing w:val="0"/>
            <w:sz w:val="24"/>
            <w:szCs w:val="24"/>
          </w:rPr>
          <w:t>origin of the term</w:t>
        </w:r>
      </w:ins>
      <w:ins w:id="443" w:author="USER" w:date="2013-02-24T12:27:00Z">
        <w:r>
          <w:rPr>
            <w:rFonts w:cs="Times New Roman"/>
            <w:b w:val="false"/>
            <w:bCs w:val="false"/>
            <w:spacing w:val="0"/>
            <w:sz w:val="24"/>
            <w:szCs w:val="24"/>
          </w:rPr>
          <w:t xml:space="preserve"> "Bugabo" </w:t>
        </w:r>
      </w:ins>
      <w:ins w:id="444" w:author="USER" w:date="2013-02-24T15:31:00Z">
        <w:r>
          <w:rPr>
            <w:rFonts w:cs="Times New Roman"/>
            <w:b w:val="false"/>
            <w:bCs w:val="false"/>
            <w:spacing w:val="0"/>
            <w:sz w:val="24"/>
            <w:szCs w:val="24"/>
          </w:rPr>
          <w:t xml:space="preserve">is an enigma. It </w:t>
        </w:r>
      </w:ins>
      <w:ins w:id="445" w:author="USER" w:date="2013-02-24T15:30:00Z">
        <w:r>
          <w:rPr>
            <w:rFonts w:cs="Times New Roman"/>
            <w:b w:val="false"/>
            <w:bCs w:val="false"/>
            <w:spacing w:val="0"/>
            <w:sz w:val="24"/>
            <w:szCs w:val="24"/>
          </w:rPr>
          <w:t>may be</w:t>
        </w:r>
      </w:ins>
      <w:ins w:id="446" w:author="USER" w:date="2013-02-24T12:27:00Z">
        <w:r>
          <w:rPr>
            <w:rFonts w:cs="Times New Roman"/>
            <w:b w:val="false"/>
            <w:bCs w:val="false"/>
            <w:spacing w:val="0"/>
            <w:sz w:val="24"/>
            <w:szCs w:val="24"/>
          </w:rPr>
          <w:t xml:space="preserve"> derived from the </w:t>
        </w:r>
      </w:ins>
      <w:ins w:id="447" w:author="USER" w:date="2013-02-24T15:32:00Z">
        <w:r>
          <w:rPr>
            <w:rFonts w:cs="Times New Roman"/>
            <w:b w:val="false"/>
            <w:bCs w:val="false"/>
            <w:spacing w:val="0"/>
            <w:sz w:val="24"/>
            <w:szCs w:val="24"/>
          </w:rPr>
          <w:t xml:space="preserve">Bantu Luba </w:t>
        </w:r>
      </w:ins>
      <w:ins w:id="448" w:author="USER" w:date="2013-02-24T12:27:00Z">
        <w:r>
          <w:rPr>
            <w:rFonts w:cs="Times New Roman"/>
            <w:b w:val="false"/>
            <w:bCs w:val="false"/>
            <w:spacing w:val="0"/>
            <w:sz w:val="24"/>
            <w:szCs w:val="24"/>
          </w:rPr>
          <w:t>verb –aba, "to share</w:t>
        </w:r>
      </w:ins>
      <w:ins w:id="449" w:author="USER" w:date="2013-02-24T15:32:00Z">
        <w:r>
          <w:rPr>
            <w:rFonts w:cs="Times New Roman"/>
            <w:b w:val="false"/>
            <w:bCs w:val="false"/>
            <w:spacing w:val="0"/>
            <w:sz w:val="24"/>
            <w:szCs w:val="24"/>
          </w:rPr>
          <w:t xml:space="preserve"> </w:t>
        </w:r>
      </w:ins>
      <w:ins w:id="450" w:author="USER" w:date="2013-02-24T12:27:00Z">
        <w:r>
          <w:rPr>
            <w:rFonts w:cs="Times New Roman"/>
            <w:b w:val="false"/>
            <w:bCs w:val="false"/>
            <w:spacing w:val="0"/>
            <w:sz w:val="24"/>
            <w:szCs w:val="24"/>
          </w:rPr>
          <w:t>divide, honor or recognize someone through giving a portion" of food or other goods (Van Avermaet and Mbuya 1954: 2)</w:t>
        </w:r>
      </w:ins>
      <w:ins w:id="451" w:author="USER" w:date="2013-02-24T15:32:00Z">
        <w:r>
          <w:rPr>
            <w:rFonts w:cs="Times New Roman"/>
            <w:b w:val="false"/>
            <w:bCs w:val="false"/>
            <w:spacing w:val="0"/>
            <w:sz w:val="24"/>
            <w:szCs w:val="24"/>
          </w:rPr>
          <w:t xml:space="preserve">. This </w:t>
        </w:r>
      </w:ins>
      <w:ins w:id="452" w:author="USER" w:date="2013-02-24T15:44:00Z">
        <w:r>
          <w:rPr>
            <w:rFonts w:cs="Times New Roman"/>
            <w:b w:val="false"/>
            <w:bCs w:val="false"/>
            <w:spacing w:val="0"/>
            <w:sz w:val="24"/>
            <w:szCs w:val="24"/>
          </w:rPr>
          <w:t>v</w:t>
        </w:r>
      </w:ins>
      <w:ins w:id="453" w:author="USER" w:date="2013-02-24T15:32:00Z">
        <w:r>
          <w:rPr>
            <w:rFonts w:cs="Times New Roman"/>
            <w:b w:val="false"/>
            <w:bCs w:val="false"/>
            <w:spacing w:val="0"/>
            <w:sz w:val="24"/>
            <w:szCs w:val="24"/>
          </w:rPr>
          <w:t>erb is</w:t>
        </w:r>
      </w:ins>
      <w:ins w:id="454" w:author="USER" w:date="2013-02-24T12:27:00Z">
        <w:r>
          <w:rPr>
            <w:rFonts w:cs="Times New Roman"/>
            <w:b w:val="false"/>
            <w:bCs w:val="false"/>
            <w:spacing w:val="0"/>
            <w:sz w:val="24"/>
            <w:szCs w:val="24"/>
          </w:rPr>
          <w:t xml:space="preserve"> based upon the Proto-Bantu root </w:t>
        </w:r>
      </w:ins>
      <w:ins w:id="455" w:author="USER" w:date="2013-02-24T15:33:00Z">
        <w:r>
          <w:rPr>
            <w:rFonts w:cs="Times New Roman"/>
            <w:b w:val="false"/>
            <w:bCs w:val="false"/>
            <w:spacing w:val="0"/>
            <w:sz w:val="24"/>
            <w:szCs w:val="24"/>
          </w:rPr>
          <w:t>*</w:t>
        </w:r>
      </w:ins>
      <w:ins w:id="456" w:author="USER" w:date="2013-02-24T12:27:00Z">
        <w:r>
          <w:rPr>
            <w:rFonts w:cs="Times New Roman"/>
            <w:b w:val="false"/>
            <w:bCs w:val="false"/>
            <w:spacing w:val="0"/>
            <w:sz w:val="24"/>
            <w:szCs w:val="24"/>
          </w:rPr>
          <w:t>-gab, "to give</w:t>
        </w:r>
      </w:ins>
      <w:ins w:id="457" w:author="USER" w:date="2013-02-24T15:48:00Z">
        <w:r>
          <w:rPr>
            <w:rFonts w:cs="Times New Roman"/>
            <w:b w:val="false"/>
            <w:bCs w:val="false"/>
            <w:spacing w:val="0"/>
            <w:sz w:val="24"/>
            <w:szCs w:val="24"/>
          </w:rPr>
          <w:t>," which</w:t>
        </w:r>
      </w:ins>
      <w:ins w:id="458" w:author="USER" w:date="2013-02-24T15:44:00Z">
        <w:r>
          <w:rPr>
            <w:rFonts w:cs="Times New Roman"/>
            <w:b w:val="false"/>
            <w:bCs w:val="false"/>
            <w:spacing w:val="0"/>
            <w:sz w:val="24"/>
            <w:szCs w:val="24"/>
          </w:rPr>
          <w:t xml:space="preserve"> is also related to </w:t>
        </w:r>
      </w:ins>
      <w:ins w:id="459" w:author="USER" w:date="2013-02-24T16:19:00Z">
        <w:r>
          <w:rPr>
            <w:rFonts w:cs="Times New Roman"/>
            <w:b w:val="false"/>
            <w:bCs w:val="false"/>
            <w:spacing w:val="0"/>
            <w:sz w:val="24"/>
            <w:szCs w:val="24"/>
          </w:rPr>
          <w:t>*</w:t>
        </w:r>
      </w:ins>
      <w:ins w:id="460" w:author="USER" w:date="2013-02-24T15:44:00Z">
        <w:r>
          <w:rPr>
            <w:rFonts w:cs="Times New Roman"/>
            <w:b w:val="false"/>
            <w:bCs w:val="false"/>
            <w:spacing w:val="0"/>
            <w:sz w:val="24"/>
            <w:szCs w:val="24"/>
          </w:rPr>
          <w:t>mu</w:t>
        </w:r>
      </w:ins>
      <w:ins w:id="461" w:author="USER" w:date="2013-02-24T16:21:00Z">
        <w:r>
          <w:rPr>
            <w:rFonts w:cs="Times New Roman"/>
            <w:b w:val="false"/>
            <w:bCs w:val="false"/>
            <w:spacing w:val="0"/>
            <w:sz w:val="24"/>
            <w:szCs w:val="24"/>
          </w:rPr>
          <w:t>-</w:t>
        </w:r>
      </w:ins>
      <w:ins w:id="462" w:author="USER" w:date="2013-02-24T15:44:00Z">
        <w:r>
          <w:rPr>
            <w:rFonts w:cs="Times New Roman"/>
            <w:b w:val="false"/>
            <w:bCs w:val="false"/>
            <w:spacing w:val="0"/>
            <w:sz w:val="24"/>
            <w:szCs w:val="24"/>
          </w:rPr>
          <w:t>ga</w:t>
        </w:r>
      </w:ins>
      <w:ins w:id="463" w:author="USER" w:date="2013-02-24T16:19:00Z">
        <w:r>
          <w:rPr>
            <w:rFonts w:cs="Times New Roman"/>
            <w:b w:val="false"/>
            <w:bCs w:val="false"/>
            <w:spacing w:val="0"/>
            <w:sz w:val="24"/>
            <w:szCs w:val="24"/>
          </w:rPr>
          <w:t>v</w:t>
        </w:r>
      </w:ins>
      <w:ins w:id="464" w:author="USER" w:date="2013-02-24T15:44:00Z">
        <w:r>
          <w:rPr>
            <w:rFonts w:cs="Times New Roman"/>
            <w:b w:val="false"/>
            <w:bCs w:val="false"/>
            <w:spacing w:val="0"/>
            <w:sz w:val="24"/>
            <w:szCs w:val="24"/>
          </w:rPr>
          <w:t>o</w:t>
        </w:r>
      </w:ins>
      <w:ins w:id="465" w:author="USER" w:date="2013-02-24T16:41:00Z">
        <w:r>
          <w:rPr>
            <w:rFonts w:cs="Times New Roman"/>
            <w:b w:val="false"/>
            <w:bCs w:val="false"/>
            <w:spacing w:val="0"/>
            <w:sz w:val="24"/>
            <w:szCs w:val="24"/>
          </w:rPr>
          <w:t>/*mu-gabo</w:t>
        </w:r>
      </w:ins>
      <w:ins w:id="466" w:author="USER" w:date="2013-02-24T16:20:00Z">
        <w:r>
          <w:rPr>
            <w:rFonts w:cs="Times New Roman"/>
            <w:b w:val="false"/>
            <w:bCs w:val="false"/>
            <w:spacing w:val="0"/>
            <w:sz w:val="24"/>
            <w:szCs w:val="24"/>
          </w:rPr>
          <w:t>,</w:t>
        </w:r>
      </w:ins>
      <w:ins w:id="467" w:author="USER" w:date="2013-02-24T15:44:00Z">
        <w:r>
          <w:rPr>
            <w:rFonts w:cs="Times New Roman"/>
            <w:b w:val="false"/>
            <w:bCs w:val="false"/>
            <w:spacing w:val="0"/>
            <w:sz w:val="24"/>
            <w:szCs w:val="24"/>
          </w:rPr>
          <w:t xml:space="preserve"> </w:t>
        </w:r>
      </w:ins>
      <w:ins w:id="468" w:author="USER" w:date="2013-02-24T16:20:00Z">
        <w:r>
          <w:rPr>
            <w:rFonts w:cs="Times New Roman"/>
            <w:b w:val="false"/>
            <w:bCs w:val="false"/>
            <w:spacing w:val="0"/>
            <w:sz w:val="24"/>
            <w:szCs w:val="24"/>
          </w:rPr>
          <w:t>"</w:t>
        </w:r>
      </w:ins>
      <w:ins w:id="469" w:author="USER" w:date="2013-02-24T15:44:00Z">
        <w:r>
          <w:rPr>
            <w:rFonts w:cs="Times New Roman"/>
            <w:b w:val="false"/>
            <w:bCs w:val="false"/>
            <w:spacing w:val="0"/>
            <w:sz w:val="24"/>
            <w:szCs w:val="24"/>
          </w:rPr>
          <w:t>a person who dispense</w:t>
        </w:r>
      </w:ins>
      <w:ins w:id="470" w:author="USER" w:date="2013-02-24T16:20:00Z">
        <w:r>
          <w:rPr>
            <w:rFonts w:cs="Times New Roman"/>
            <w:b w:val="false"/>
            <w:bCs w:val="false"/>
            <w:spacing w:val="0"/>
            <w:sz w:val="24"/>
            <w:szCs w:val="24"/>
          </w:rPr>
          <w:t>s</w:t>
        </w:r>
      </w:ins>
      <w:ins w:id="471" w:author="USER" w:date="2013-02-24T15:44:00Z">
        <w:r>
          <w:rPr>
            <w:rFonts w:cs="Times New Roman"/>
            <w:b w:val="false"/>
            <w:bCs w:val="false"/>
            <w:spacing w:val="0"/>
            <w:sz w:val="24"/>
            <w:szCs w:val="24"/>
          </w:rPr>
          <w:t xml:space="preserve"> spiritual power</w:t>
        </w:r>
      </w:ins>
      <w:ins w:id="472" w:author="USER" w:date="2013-02-24T15:48:00Z">
        <w:r>
          <w:rPr>
            <w:rFonts w:cs="Times New Roman"/>
            <w:b w:val="false"/>
            <w:bCs w:val="false"/>
            <w:spacing w:val="0"/>
            <w:sz w:val="24"/>
            <w:szCs w:val="24"/>
          </w:rPr>
          <w:t>"</w:t>
        </w:r>
      </w:ins>
      <w:ins w:id="473" w:author="USER" w:date="2013-02-24T15:45:00Z">
        <w:r>
          <w:rPr>
            <w:rFonts w:cs="Times New Roman"/>
            <w:b w:val="false"/>
            <w:bCs w:val="false"/>
            <w:spacing w:val="0"/>
            <w:sz w:val="24"/>
            <w:szCs w:val="24"/>
          </w:rPr>
          <w:t xml:space="preserve"> (Werner 1978: 9</w:t>
        </w:r>
      </w:ins>
      <w:ins w:id="474" w:author="USER" w:date="2013-02-24T16:20:00Z">
        <w:r>
          <w:rPr>
            <w:rFonts w:cs="Times New Roman"/>
            <w:b w:val="false"/>
            <w:bCs w:val="false"/>
            <w:spacing w:val="0"/>
            <w:sz w:val="24"/>
            <w:szCs w:val="24"/>
          </w:rPr>
          <w:t>9</w:t>
        </w:r>
      </w:ins>
      <w:ins w:id="475" w:author="USER" w:date="2013-02-24T15:45:00Z">
        <w:r>
          <w:rPr>
            <w:rFonts w:cs="Times New Roman"/>
            <w:b w:val="false"/>
            <w:bCs w:val="false"/>
            <w:spacing w:val="0"/>
            <w:sz w:val="24"/>
            <w:szCs w:val="24"/>
          </w:rPr>
          <w:t>)</w:t>
        </w:r>
      </w:ins>
      <w:ins w:id="476" w:author="USER" w:date="2013-02-24T15:44:00Z">
        <w:r>
          <w:rPr>
            <w:rFonts w:cs="Times New Roman"/>
            <w:b w:val="false"/>
            <w:bCs w:val="false"/>
            <w:spacing w:val="0"/>
            <w:sz w:val="24"/>
            <w:szCs w:val="24"/>
          </w:rPr>
          <w:t xml:space="preserve">. </w:t>
        </w:r>
      </w:ins>
      <w:ins w:id="477" w:author="USER" w:date="2013-02-24T16:24:00Z">
        <w:r>
          <w:rPr>
            <w:rFonts w:cs="Times New Roman"/>
            <w:b w:val="false"/>
            <w:bCs w:val="false"/>
            <w:spacing w:val="0"/>
            <w:sz w:val="24"/>
            <w:szCs w:val="24"/>
          </w:rPr>
          <w:t xml:space="preserve">Bantu-speaking groups of </w:t>
        </w:r>
      </w:ins>
      <w:ins w:id="478" w:author="USER" w:date="2013-02-24T16:25:00Z">
        <w:r>
          <w:rPr>
            <w:rFonts w:cs="Times New Roman"/>
            <w:b w:val="false"/>
            <w:bCs w:val="false"/>
            <w:spacing w:val="0"/>
            <w:sz w:val="24"/>
            <w:szCs w:val="24"/>
          </w:rPr>
          <w:t>the southern Lake Tanganyika region</w:t>
        </w:r>
      </w:ins>
      <w:ins w:id="479" w:author="USER" w:date="2013-02-24T16:24:00Z">
        <w:r>
          <w:rPr>
            <w:rFonts w:cs="Times New Roman"/>
            <w:b w:val="false"/>
            <w:bCs w:val="false"/>
            <w:spacing w:val="0"/>
            <w:sz w:val="24"/>
            <w:szCs w:val="24"/>
          </w:rPr>
          <w:t xml:space="preserve">, </w:t>
        </w:r>
      </w:ins>
      <w:ins w:id="480" w:author="USER" w:date="2013-02-24T16:27:00Z">
        <w:r>
          <w:rPr>
            <w:rFonts w:cs="Times New Roman"/>
            <w:b w:val="false"/>
            <w:bCs w:val="false"/>
            <w:spacing w:val="0"/>
            <w:sz w:val="24"/>
            <w:szCs w:val="24"/>
          </w:rPr>
          <w:t xml:space="preserve">have a modern reflex of the Proto-Bantu </w:t>
        </w:r>
      </w:ins>
      <w:ins w:id="481" w:author="USER" w:date="2013-02-24T16:42:00Z">
        <w:r>
          <w:rPr>
            <w:rFonts w:cs="Times New Roman"/>
            <w:b w:val="false"/>
            <w:bCs w:val="false"/>
            <w:spacing w:val="0"/>
            <w:sz w:val="24"/>
            <w:szCs w:val="24"/>
          </w:rPr>
          <w:t xml:space="preserve">*mu-gavo/*mu-gabo </w:t>
        </w:r>
      </w:ins>
      <w:ins w:id="482" w:author="USER" w:date="2013-02-24T16:28:00Z">
        <w:r>
          <w:rPr>
            <w:rFonts w:cs="Times New Roman"/>
            <w:b w:val="false"/>
            <w:bCs w:val="false"/>
            <w:spacing w:val="0"/>
            <w:sz w:val="24"/>
            <w:szCs w:val="24"/>
          </w:rPr>
          <w:t>which is</w:t>
        </w:r>
      </w:ins>
      <w:ins w:id="483" w:author="USER" w:date="2013-02-24T16:26:00Z">
        <w:r>
          <w:rPr>
            <w:rFonts w:cs="Times New Roman"/>
            <w:b w:val="false"/>
            <w:bCs w:val="false"/>
            <w:spacing w:val="0"/>
            <w:sz w:val="24"/>
            <w:szCs w:val="24"/>
          </w:rPr>
          <w:t xml:space="preserve"> mwao (plural: miao) </w:t>
        </w:r>
      </w:ins>
      <w:ins w:id="484" w:author="USER" w:date="2013-02-24T16:28:00Z">
        <w:r>
          <w:rPr>
            <w:rFonts w:cs="Times New Roman"/>
            <w:b w:val="false"/>
            <w:bCs w:val="false"/>
            <w:spacing w:val="0"/>
            <w:sz w:val="24"/>
            <w:szCs w:val="24"/>
          </w:rPr>
          <w:t>meaning "</w:t>
        </w:r>
      </w:ins>
      <w:ins w:id="485" w:author="USER" w:date="2013-02-24T16:24:00Z">
        <w:r>
          <w:rPr>
            <w:rFonts w:cs="Times New Roman"/>
            <w:b w:val="false"/>
            <w:bCs w:val="false"/>
            <w:spacing w:val="0"/>
            <w:sz w:val="24"/>
            <w:szCs w:val="24"/>
          </w:rPr>
          <w:t>the spirits associated with natural shrines who are believed to control the forces of weather and disease</w:t>
        </w:r>
      </w:ins>
      <w:ins w:id="486" w:author="USER" w:date="2013-02-24T16:28:00Z">
        <w:r>
          <w:rPr>
            <w:rFonts w:cs="Times New Roman"/>
            <w:b w:val="false"/>
            <w:bCs w:val="false"/>
            <w:spacing w:val="0"/>
            <w:sz w:val="24"/>
            <w:szCs w:val="24"/>
          </w:rPr>
          <w:t>,</w:t>
        </w:r>
      </w:ins>
      <w:ins w:id="487" w:author="USER" w:date="2013-02-24T16:24:00Z">
        <w:r>
          <w:rPr>
            <w:rFonts w:cs="Times New Roman"/>
            <w:b w:val="false"/>
            <w:bCs w:val="false"/>
            <w:spacing w:val="0"/>
            <w:sz w:val="24"/>
            <w:szCs w:val="24"/>
          </w:rPr>
          <w:t xml:space="preserve">" </w:t>
        </w:r>
      </w:ins>
      <w:ins w:id="488" w:author="USER" w:date="2013-02-24T16:28:00Z">
        <w:r>
          <w:rPr>
            <w:rFonts w:cs="Times New Roman"/>
            <w:b w:val="false"/>
            <w:bCs w:val="false"/>
            <w:spacing w:val="0"/>
            <w:sz w:val="24"/>
            <w:szCs w:val="24"/>
          </w:rPr>
          <w:t>which shifts the</w:t>
        </w:r>
      </w:ins>
      <w:ins w:id="489" w:author="USER" w:date="2013-02-24T16:24:00Z">
        <w:r>
          <w:rPr>
            <w:rFonts w:cs="Times New Roman"/>
            <w:b w:val="false"/>
            <w:bCs w:val="false"/>
            <w:spacing w:val="0"/>
            <w:sz w:val="24"/>
            <w:szCs w:val="24"/>
          </w:rPr>
          <w:t xml:space="preserve"> </w:t>
        </w:r>
      </w:ins>
      <w:ins w:id="490" w:author="USER" w:date="2013-02-24T16:28:00Z">
        <w:r>
          <w:rPr>
            <w:rFonts w:cs="Times New Roman"/>
            <w:b w:val="false"/>
            <w:bCs w:val="false"/>
            <w:spacing w:val="0"/>
            <w:sz w:val="24"/>
            <w:szCs w:val="24"/>
          </w:rPr>
          <w:t>referent</w:t>
        </w:r>
      </w:ins>
      <w:ins w:id="491" w:author="USER" w:date="2013-02-24T16:24:00Z">
        <w:r>
          <w:rPr>
            <w:rFonts w:cs="Times New Roman"/>
            <w:b w:val="false"/>
            <w:bCs w:val="false"/>
            <w:spacing w:val="0"/>
            <w:sz w:val="24"/>
            <w:szCs w:val="24"/>
          </w:rPr>
          <w:t xml:space="preserve"> from person</w:t>
        </w:r>
      </w:ins>
      <w:ins w:id="492" w:author="USER" w:date="2013-02-24T16:30:00Z">
        <w:r>
          <w:rPr>
            <w:rFonts w:cs="Times New Roman"/>
            <w:b w:val="false"/>
            <w:bCs w:val="false"/>
            <w:spacing w:val="0"/>
            <w:sz w:val="24"/>
            <w:szCs w:val="24"/>
          </w:rPr>
          <w:t>s</w:t>
        </w:r>
      </w:ins>
      <w:ins w:id="493" w:author="USER" w:date="2013-02-24T16:24:00Z">
        <w:r>
          <w:rPr>
            <w:rFonts w:cs="Times New Roman"/>
            <w:b w:val="false"/>
            <w:bCs w:val="false"/>
            <w:spacing w:val="0"/>
            <w:sz w:val="24"/>
            <w:szCs w:val="24"/>
          </w:rPr>
          <w:t xml:space="preserve"> to spirit</w:t>
        </w:r>
      </w:ins>
      <w:ins w:id="494" w:author="USER" w:date="2013-02-24T16:30:00Z">
        <w:r>
          <w:rPr>
            <w:rFonts w:cs="Times New Roman"/>
            <w:b w:val="false"/>
            <w:bCs w:val="false"/>
            <w:spacing w:val="0"/>
            <w:sz w:val="24"/>
            <w:szCs w:val="24"/>
          </w:rPr>
          <w:t>s</w:t>
        </w:r>
      </w:ins>
      <w:ins w:id="495" w:author="USER" w:date="2013-02-24T16:42:00Z">
        <w:r>
          <w:rPr>
            <w:rFonts w:cs="Times New Roman"/>
            <w:b w:val="false"/>
            <w:bCs w:val="false"/>
            <w:spacing w:val="0"/>
            <w:sz w:val="24"/>
            <w:szCs w:val="24"/>
          </w:rPr>
          <w:t>. This transformation</w:t>
        </w:r>
      </w:ins>
      <w:ins w:id="496" w:author="USER" w:date="2013-02-24T16:24:00Z">
        <w:r>
          <w:rPr>
            <w:rFonts w:cs="Times New Roman"/>
            <w:b w:val="false"/>
            <w:bCs w:val="false"/>
            <w:spacing w:val="0"/>
            <w:sz w:val="24"/>
            <w:szCs w:val="24"/>
          </w:rPr>
          <w:t xml:space="preserve"> </w:t>
        </w:r>
      </w:ins>
      <w:ins w:id="497" w:author="USER" w:date="2013-02-24T16:43:00Z">
        <w:r>
          <w:rPr>
            <w:rFonts w:cs="Times New Roman"/>
            <w:b w:val="false"/>
            <w:bCs w:val="false"/>
            <w:spacing w:val="0"/>
            <w:sz w:val="24"/>
            <w:szCs w:val="24"/>
          </w:rPr>
          <w:t xml:space="preserve">associates spirits </w:t>
        </w:r>
      </w:ins>
      <w:ins w:id="498" w:author="USER" w:date="2013-02-24T16:30:00Z">
        <w:r>
          <w:rPr>
            <w:rFonts w:cs="Times New Roman"/>
            <w:b w:val="false"/>
            <w:bCs w:val="false"/>
            <w:spacing w:val="0"/>
            <w:sz w:val="24"/>
            <w:szCs w:val="24"/>
          </w:rPr>
          <w:t>with the natural shrines that are believed to control</w:t>
        </w:r>
      </w:ins>
      <w:ins w:id="499" w:author="USER" w:date="2013-02-24T16:43:00Z">
        <w:r>
          <w:rPr>
            <w:rFonts w:cs="Times New Roman"/>
            <w:b w:val="false"/>
            <w:bCs w:val="false"/>
            <w:spacing w:val="0"/>
            <w:sz w:val="24"/>
            <w:szCs w:val="24"/>
          </w:rPr>
          <w:t xml:space="preserve"> </w:t>
        </w:r>
      </w:ins>
      <w:ins w:id="500" w:author="USER" w:date="2013-02-24T16:30:00Z">
        <w:r>
          <w:rPr>
            <w:rFonts w:cs="Times New Roman"/>
            <w:b w:val="false"/>
            <w:bCs w:val="false"/>
            <w:spacing w:val="0"/>
            <w:sz w:val="24"/>
            <w:szCs w:val="24"/>
          </w:rPr>
          <w:t>weather</w:t>
        </w:r>
      </w:ins>
      <w:ins w:id="501" w:author="USER" w:date="2013-02-24T16:43:00Z">
        <w:r>
          <w:rPr>
            <w:rFonts w:cs="Times New Roman"/>
            <w:b w:val="false"/>
            <w:bCs w:val="false"/>
            <w:spacing w:val="0"/>
            <w:sz w:val="24"/>
            <w:szCs w:val="24"/>
          </w:rPr>
          <w:t xml:space="preserve"> </w:t>
        </w:r>
      </w:ins>
      <w:ins w:id="502" w:author="USER" w:date="2013-02-24T16:30:00Z">
        <w:r>
          <w:rPr>
            <w:rFonts w:cs="Times New Roman"/>
            <w:b w:val="false"/>
            <w:bCs w:val="false"/>
            <w:spacing w:val="0"/>
            <w:sz w:val="24"/>
            <w:szCs w:val="24"/>
          </w:rPr>
          <w:t>and disease (Werner 1978: 99).</w:t>
        </w:r>
      </w:ins>
      <w:ins w:id="503" w:author="USER" w:date="2013-02-24T16:29:00Z">
        <w:r>
          <w:rPr>
            <w:rFonts w:cs="Times New Roman"/>
            <w:b w:val="false"/>
            <w:bCs w:val="false"/>
            <w:spacing w:val="0"/>
            <w:sz w:val="24"/>
            <w:szCs w:val="24"/>
          </w:rPr>
          <w:t xml:space="preserve"> </w:t>
        </w:r>
      </w:ins>
      <w:ins w:id="504" w:author="USER" w:date="2013-02-24T16:24:00Z">
        <w:r>
          <w:rPr>
            <w:rFonts w:cs="Times New Roman"/>
            <w:b w:val="false"/>
            <w:bCs w:val="false"/>
            <w:spacing w:val="0"/>
            <w:sz w:val="24"/>
            <w:szCs w:val="24"/>
          </w:rPr>
          <w:t xml:space="preserve"> </w:t>
        </w:r>
      </w:ins>
      <w:ins w:id="505" w:author="USER" w:date="2013-02-24T16:35:00Z">
        <w:r>
          <w:rPr>
            <w:rFonts w:cs="Times New Roman"/>
            <w:b w:val="false"/>
            <w:bCs w:val="false"/>
            <w:spacing w:val="0"/>
            <w:sz w:val="24"/>
            <w:szCs w:val="24"/>
          </w:rPr>
          <w:t xml:space="preserve">Furthermore, evidence of the </w:t>
        </w:r>
      </w:ins>
      <w:ins w:id="506" w:author="USER" w:date="2013-02-24T16:36:00Z">
        <w:r>
          <w:rPr>
            <w:rFonts w:cs="Times New Roman"/>
            <w:b w:val="false"/>
            <w:bCs w:val="false"/>
            <w:spacing w:val="0"/>
            <w:sz w:val="24"/>
            <w:szCs w:val="24"/>
          </w:rPr>
          <w:t xml:space="preserve">regional </w:t>
        </w:r>
      </w:ins>
      <w:ins w:id="507" w:author="USER" w:date="2013-02-24T16:35:00Z">
        <w:r>
          <w:rPr>
            <w:rFonts w:cs="Times New Roman"/>
            <w:b w:val="false"/>
            <w:bCs w:val="false"/>
            <w:spacing w:val="0"/>
            <w:sz w:val="24"/>
            <w:szCs w:val="24"/>
          </w:rPr>
          <w:t xml:space="preserve">expansion of this </w:t>
        </w:r>
      </w:ins>
      <w:ins w:id="508" w:author="USER" w:date="2013-02-24T16:36:00Z">
        <w:r>
          <w:rPr>
            <w:rFonts w:cs="Times New Roman"/>
            <w:b w:val="false"/>
            <w:bCs w:val="false"/>
            <w:spacing w:val="0"/>
            <w:sz w:val="24"/>
            <w:szCs w:val="24"/>
          </w:rPr>
          <w:t>powerful</w:t>
        </w:r>
      </w:ins>
      <w:ins w:id="509" w:author="USER" w:date="2013-02-24T16:35:00Z">
        <w:r>
          <w:rPr>
            <w:rFonts w:cs="Times New Roman"/>
            <w:b w:val="false"/>
            <w:bCs w:val="false"/>
            <w:spacing w:val="0"/>
            <w:sz w:val="24"/>
            <w:szCs w:val="24"/>
          </w:rPr>
          <w:t xml:space="preserve"> conjunction </w:t>
        </w:r>
      </w:ins>
      <w:ins w:id="510" w:author="USER" w:date="2013-02-24T16:36:00Z">
        <w:r>
          <w:rPr>
            <w:rFonts w:cs="Times New Roman"/>
            <w:b w:val="false"/>
            <w:bCs w:val="false"/>
            <w:spacing w:val="0"/>
            <w:sz w:val="24"/>
            <w:szCs w:val="24"/>
          </w:rPr>
          <w:t xml:space="preserve">of </w:t>
        </w:r>
      </w:ins>
      <w:ins w:id="511" w:author="USER" w:date="2013-02-24T16:40:00Z">
        <w:r>
          <w:rPr>
            <w:rFonts w:cs="Times New Roman"/>
            <w:b w:val="false"/>
            <w:bCs w:val="false"/>
            <w:spacing w:val="0"/>
            <w:sz w:val="24"/>
            <w:szCs w:val="24"/>
          </w:rPr>
          <w:t xml:space="preserve">inter-ethnic </w:t>
        </w:r>
      </w:ins>
      <w:ins w:id="512" w:author="USER" w:date="2013-02-24T16:43:00Z">
        <w:r>
          <w:rPr>
            <w:rFonts w:cs="Times New Roman"/>
            <w:b w:val="false"/>
            <w:bCs w:val="false"/>
            <w:spacing w:val="0"/>
            <w:sz w:val="24"/>
            <w:szCs w:val="24"/>
          </w:rPr>
          <w:t xml:space="preserve">territorial </w:t>
        </w:r>
      </w:ins>
      <w:ins w:id="513" w:author="USER" w:date="2013-02-24T16:36:00Z">
        <w:r>
          <w:rPr>
            <w:rFonts w:cs="Times New Roman"/>
            <w:b w:val="false"/>
            <w:bCs w:val="false"/>
            <w:spacing w:val="0"/>
            <w:sz w:val="24"/>
            <w:szCs w:val="24"/>
          </w:rPr>
          <w:t>ideas can be seen in a dialectical shift</w:t>
        </w:r>
      </w:ins>
      <w:ins w:id="514" w:author="USER" w:date="2013-02-24T16:40:00Z">
        <w:r>
          <w:rPr>
            <w:rFonts w:cs="Times New Roman"/>
            <w:b w:val="false"/>
            <w:bCs w:val="false"/>
            <w:spacing w:val="0"/>
            <w:sz w:val="24"/>
            <w:szCs w:val="24"/>
          </w:rPr>
          <w:t xml:space="preserve"> of</w:t>
        </w:r>
      </w:ins>
      <w:ins w:id="515" w:author="USER" w:date="2013-02-24T16:36:00Z">
        <w:r>
          <w:rPr>
            <w:rFonts w:cs="Times New Roman"/>
            <w:b w:val="false"/>
            <w:bCs w:val="false"/>
            <w:spacing w:val="0"/>
            <w:sz w:val="24"/>
            <w:szCs w:val="24"/>
          </w:rPr>
          <w:t xml:space="preserve"> mwao becomes nyau, the society celebrated for its masked Nyau performances among Mang'anja, Chewa, and related groups of northern and central Malawi (see </w:t>
        </w:r>
      </w:ins>
      <w:ins w:id="516" w:author="USER" w:date="2013-02-24T16:36:00Z">
        <w:r>
          <w:rPr>
            <w:rFonts w:cs="Times New Roman"/>
            <w:b w:val="false"/>
            <w:bCs w:val="false"/>
            <w:spacing w:val="0"/>
            <w:sz w:val="24"/>
            <w:szCs w:val="24"/>
          </w:rPr>
          <w:t>Aguilar 1996, Yoshida 1993</w:t>
        </w:r>
      </w:ins>
      <w:ins w:id="517" w:author="USER" w:date="2013-02-24T16:39:00Z">
        <w:r>
          <w:rPr>
            <w:rFonts w:cs="Times New Roman"/>
            <w:b w:val="false"/>
            <w:bCs w:val="false"/>
            <w:spacing w:val="0"/>
            <w:sz w:val="24"/>
            <w:szCs w:val="24"/>
          </w:rPr>
          <w:t xml:space="preserve">; cf. </w:t>
        </w:r>
      </w:ins>
      <w:ins w:id="518" w:author="USER" w:date="2013-02-24T16:39:00Z">
        <w:r>
          <w:rPr>
            <w:rFonts w:cs="Times New Roman"/>
            <w:b w:val="false"/>
            <w:bCs w:val="false"/>
            <w:spacing w:val="0"/>
            <w:sz w:val="24"/>
            <w:szCs w:val="24"/>
          </w:rPr>
          <w:t>Robert 1948 and Willis 1968, 1981</w:t>
        </w:r>
      </w:ins>
      <w:ins w:id="519" w:author="USER" w:date="2013-02-24T16:39:00Z">
        <w:r>
          <w:rPr>
            <w:rFonts w:cs="Times New Roman"/>
            <w:b w:val="false"/>
            <w:bCs w:val="false"/>
            <w:spacing w:val="0"/>
            <w:sz w:val="24"/>
            <w:szCs w:val="24"/>
          </w:rPr>
          <w:t>)</w:t>
        </w:r>
      </w:ins>
      <w:ins w:id="520" w:author="USER" w:date="2013-02-24T16:36:00Z">
        <w:r>
          <w:rPr>
            <w:rFonts w:cs="Times New Roman"/>
            <w:b w:val="false"/>
            <w:bCs w:val="false"/>
            <w:spacing w:val="0"/>
            <w:sz w:val="24"/>
            <w:szCs w:val="24"/>
          </w:rPr>
          <w:t>.</w:t>
        </w:r>
      </w:ins>
      <w:ins w:id="521" w:author="USER" w:date="2013-02-24T16:44:00Z">
        <w:r>
          <w:rPr>
            <w:rFonts w:cs="Times New Roman"/>
            <w:b w:val="false"/>
            <w:bCs w:val="false"/>
            <w:spacing w:val="0"/>
            <w:sz w:val="24"/>
            <w:szCs w:val="24"/>
          </w:rPr>
          <w:t xml:space="preserve"> </w:t>
        </w:r>
      </w:ins>
      <w:ins w:id="522" w:author="USER" w:date="2013-02-24T16:55:00Z">
        <w:r>
          <w:rPr>
            <w:rFonts w:cs="Times New Roman"/>
            <w:b w:val="false"/>
            <w:bCs w:val="false"/>
            <w:spacing w:val="0"/>
            <w:sz w:val="24"/>
            <w:szCs w:val="24"/>
          </w:rPr>
          <w:t>The cult diffused as well among the</w:t>
        </w:r>
      </w:ins>
      <w:ins w:id="523" w:author="USER" w:date="2013-02-24T16:50:00Z">
        <w:r>
          <w:rPr>
            <w:rFonts w:cs="Times New Roman"/>
            <w:b w:val="false"/>
            <w:bCs w:val="false"/>
            <w:spacing w:val="0"/>
            <w:sz w:val="24"/>
            <w:szCs w:val="24"/>
          </w:rPr>
          <w:t xml:space="preserve"> Lega and the Bembe </w:t>
        </w:r>
      </w:ins>
      <w:ins w:id="524" w:author="USER" w:date="2013-02-24T18:23:00Z">
        <w:r>
          <w:rPr>
            <w:rFonts w:cs="Times New Roman"/>
            <w:b w:val="false"/>
            <w:bCs w:val="false"/>
            <w:spacing w:val="0"/>
            <w:sz w:val="24"/>
            <w:szCs w:val="24"/>
          </w:rPr>
          <w:t xml:space="preserve">ethnic goups who </w:t>
        </w:r>
      </w:ins>
      <w:ins w:id="525" w:author="USER" w:date="2013-02-24T16:51:00Z">
        <w:r>
          <w:rPr>
            <w:rFonts w:cs="Times New Roman"/>
            <w:b w:val="false"/>
            <w:bCs w:val="false"/>
            <w:spacing w:val="0"/>
            <w:sz w:val="24"/>
            <w:szCs w:val="24"/>
          </w:rPr>
          <w:t>called</w:t>
        </w:r>
      </w:ins>
      <w:ins w:id="526" w:author="USER" w:date="2013-02-24T16:50:00Z">
        <w:r>
          <w:rPr>
            <w:rFonts w:cs="Times New Roman"/>
            <w:b w:val="false"/>
            <w:bCs w:val="false"/>
            <w:spacing w:val="0"/>
            <w:sz w:val="24"/>
            <w:szCs w:val="24"/>
          </w:rPr>
          <w:t xml:space="preserve"> their territorial cult the Bwami Society</w:t>
        </w:r>
      </w:ins>
      <w:ins w:id="527" w:author="USER" w:date="2013-02-24T18:23:00Z">
        <w:r>
          <w:rPr>
            <w:rFonts w:cs="Times New Roman"/>
            <w:b w:val="false"/>
            <w:bCs w:val="false"/>
            <w:spacing w:val="0"/>
            <w:sz w:val="24"/>
            <w:szCs w:val="24"/>
          </w:rPr>
          <w:t>,</w:t>
        </w:r>
      </w:ins>
      <w:ins w:id="528" w:author="USER" w:date="2013-02-24T16:50:00Z">
        <w:r>
          <w:rPr>
            <w:rFonts w:cs="Times New Roman"/>
            <w:b w:val="false"/>
            <w:bCs w:val="false"/>
            <w:spacing w:val="0"/>
            <w:sz w:val="24"/>
            <w:szCs w:val="24"/>
          </w:rPr>
          <w:t xml:space="preserve"> </w:t>
        </w:r>
      </w:ins>
      <w:ins w:id="529" w:author="USER" w:date="2013-02-24T16:51:00Z">
        <w:r>
          <w:rPr>
            <w:rFonts w:cs="Times New Roman"/>
            <w:b w:val="false"/>
            <w:bCs w:val="false"/>
            <w:spacing w:val="0"/>
            <w:sz w:val="24"/>
            <w:szCs w:val="24"/>
          </w:rPr>
          <w:t>which</w:t>
        </w:r>
      </w:ins>
      <w:ins w:id="530" w:author="USER" w:date="2013-02-24T18:22:00Z">
        <w:r>
          <w:rPr>
            <w:rFonts w:cs="Times New Roman"/>
            <w:b w:val="false"/>
            <w:bCs w:val="false"/>
            <w:spacing w:val="0"/>
            <w:sz w:val="24"/>
            <w:szCs w:val="24"/>
          </w:rPr>
          <w:t>,</w:t>
        </w:r>
      </w:ins>
      <w:ins w:id="531" w:author="USER" w:date="2013-02-24T16:51:00Z">
        <w:r>
          <w:rPr>
            <w:rFonts w:cs="Times New Roman"/>
            <w:b w:val="false"/>
            <w:bCs w:val="false"/>
            <w:spacing w:val="0"/>
            <w:sz w:val="24"/>
            <w:szCs w:val="24"/>
          </w:rPr>
          <w:t xml:space="preserve"> in full</w:t>
        </w:r>
      </w:ins>
      <w:ins w:id="532" w:author="USER" w:date="2013-02-24T18:23:00Z">
        <w:r>
          <w:rPr>
            <w:rFonts w:cs="Times New Roman"/>
            <w:b w:val="false"/>
            <w:bCs w:val="false"/>
            <w:spacing w:val="0"/>
            <w:sz w:val="24"/>
            <w:szCs w:val="24"/>
          </w:rPr>
          <w:t>,</w:t>
        </w:r>
      </w:ins>
      <w:ins w:id="533" w:author="USER" w:date="2013-02-24T16:51:00Z">
        <w:r>
          <w:rPr>
            <w:rFonts w:cs="Times New Roman"/>
            <w:b w:val="false"/>
            <w:bCs w:val="false"/>
            <w:spacing w:val="0"/>
            <w:sz w:val="24"/>
            <w:szCs w:val="24"/>
          </w:rPr>
          <w:t xml:space="preserve"> was</w:t>
        </w:r>
      </w:ins>
      <w:ins w:id="534" w:author="USER" w:date="2013-02-24T16:50:00Z">
        <w:r>
          <w:rPr>
            <w:rFonts w:cs="Times New Roman"/>
            <w:b w:val="false"/>
            <w:bCs w:val="false"/>
            <w:spacing w:val="0"/>
            <w:sz w:val="24"/>
            <w:szCs w:val="24"/>
          </w:rPr>
          <w:t xml:space="preserve"> "bwame bwa bugabo" (</w:t>
        </w:r>
      </w:ins>
      <w:ins w:id="535" w:author="USER" w:date="2013-02-24T16:50:00Z">
        <w:r>
          <w:rPr>
            <w:rFonts w:cs="Times New Roman"/>
            <w:b w:val="false"/>
            <w:bCs w:val="false"/>
            <w:spacing w:val="0"/>
            <w:sz w:val="24"/>
            <w:szCs w:val="24"/>
          </w:rPr>
          <w:t>Gossiaux 2000: 45; Baeke 2009</w:t>
        </w:r>
      </w:ins>
      <w:ins w:id="536" w:author="USER" w:date="2013-02-24T16:50:00Z">
        <w:r>
          <w:rPr>
            <w:rFonts w:cs="Times New Roman"/>
            <w:b w:val="false"/>
            <w:bCs w:val="false"/>
            <w:spacing w:val="0"/>
            <w:sz w:val="24"/>
            <w:szCs w:val="24"/>
          </w:rPr>
          <w:t xml:space="preserve">: 40). </w:t>
        </w:r>
      </w:ins>
    </w:p>
    <w:p>
      <w:pPr>
        <w:pStyle w:val="Normal"/>
        <w:spacing w:lineRule="auto" w:line="240"/>
        <w:ind w:start="0" w:hanging="0"/>
        <w:jc w:val="both"/>
        <w:rPr>
          <w:rFonts w:ascii="Times New Roman" w:hAnsi="Times New Roman" w:cs="Times New Roman"/>
          <w:b w:val="false"/>
          <w:b w:val="false"/>
          <w:bCs w:val="false"/>
          <w:spacing w:val="0"/>
          <w:sz w:val="24"/>
          <w:szCs w:val="24"/>
        </w:rPr>
      </w:pPr>
      <w:ins w:id="537" w:author="USER" w:date="2013-02-24T18:24:00Z">
        <w:r>
          <w:rPr>
            <w:rFonts w:cs="Times New Roman"/>
            <w:b w:val="false"/>
            <w:bCs w:val="false"/>
            <w:spacing w:val="0"/>
            <w:sz w:val="24"/>
            <w:szCs w:val="24"/>
          </w:rPr>
          <w:tab/>
        </w:r>
      </w:ins>
      <w:ins w:id="538" w:author="USER" w:date="2013-02-24T18:23:00Z">
        <w:r>
          <w:rPr>
            <w:rFonts w:cs="Times New Roman"/>
            <w:b w:val="false"/>
            <w:bCs w:val="false"/>
            <w:spacing w:val="0"/>
            <w:sz w:val="24"/>
            <w:szCs w:val="24"/>
          </w:rPr>
          <w:t>A</w:t>
        </w:r>
      </w:ins>
      <w:ins w:id="539" w:author="USER" w:date="2013-02-24T16:44:00Z">
        <w:r>
          <w:rPr>
            <w:rFonts w:cs="Times New Roman"/>
            <w:b w:val="false"/>
            <w:bCs w:val="false"/>
            <w:spacing w:val="0"/>
            <w:sz w:val="24"/>
            <w:szCs w:val="24"/>
          </w:rPr>
          <w:t>ba also has other connotations that expand</w:t>
        </w:r>
      </w:ins>
      <w:ins w:id="540" w:author="USER" w:date="2013-02-24T18:24:00Z">
        <w:r>
          <w:rPr>
            <w:rFonts w:cs="Times New Roman"/>
            <w:b w:val="false"/>
            <w:bCs w:val="false"/>
            <w:spacing w:val="0"/>
            <w:sz w:val="24"/>
            <w:szCs w:val="24"/>
          </w:rPr>
          <w:t>ed</w:t>
        </w:r>
      </w:ins>
      <w:ins w:id="541" w:author="USER" w:date="2013-02-24T16:44:00Z">
        <w:r>
          <w:rPr>
            <w:rFonts w:cs="Times New Roman"/>
            <w:b w:val="false"/>
            <w:bCs w:val="false"/>
            <w:spacing w:val="0"/>
            <w:sz w:val="24"/>
            <w:szCs w:val="24"/>
          </w:rPr>
          <w:t xml:space="preserve"> its meaning to include (with a tonal shift) "to feel great emotion for or want a great deal, to lust after" </w:t>
        </w:r>
      </w:ins>
      <w:ins w:id="542" w:author="USER" w:date="2013-02-24T18:34:00Z">
        <w:r>
          <w:rPr>
            <w:rFonts w:cs="Times New Roman"/>
            <w:b w:val="false"/>
            <w:bCs w:val="false"/>
            <w:spacing w:val="0"/>
            <w:sz w:val="24"/>
            <w:szCs w:val="24"/>
          </w:rPr>
          <w:t>Van Avermaet and Mbuya 1954</w:t>
        </w:r>
      </w:ins>
      <w:ins w:id="543" w:author="USER" w:date="2013-02-24T18:35:00Z">
        <w:r>
          <w:rPr>
            <w:rFonts w:cs="Times New Roman"/>
            <w:b w:val="false"/>
            <w:bCs w:val="false"/>
            <w:spacing w:val="0"/>
            <w:sz w:val="24"/>
            <w:szCs w:val="24"/>
          </w:rPr>
          <w:t>: 2, 254</w:t>
        </w:r>
      </w:ins>
      <w:ins w:id="544" w:author="USER" w:date="2013-02-24T18:25:00Z">
        <w:r>
          <w:rPr>
            <w:rFonts w:cs="Times New Roman"/>
            <w:b w:val="false"/>
            <w:bCs w:val="false"/>
            <w:spacing w:val="0"/>
            <w:sz w:val="24"/>
            <w:szCs w:val="24"/>
          </w:rPr>
          <w:t>)</w:t>
        </w:r>
      </w:ins>
      <w:ins w:id="545" w:author="USER" w:date="2013-02-24T16:44:00Z">
        <w:r>
          <w:rPr>
            <w:rFonts w:cs="Times New Roman"/>
            <w:b w:val="false"/>
            <w:bCs w:val="false"/>
            <w:spacing w:val="0"/>
            <w:sz w:val="24"/>
            <w:szCs w:val="24"/>
          </w:rPr>
          <w:t xml:space="preserve"> and (from ngabo) to act as a shield, a protection (</w:t>
        </w:r>
      </w:ins>
      <w:ins w:id="546" w:author="USER" w:date="2013-02-24T16:44:00Z">
        <w:r>
          <w:rPr>
            <w:rFonts w:cs="Times New Roman"/>
            <w:b w:val="false"/>
            <w:bCs w:val="false"/>
            <w:spacing w:val="0"/>
            <w:sz w:val="24"/>
            <w:szCs w:val="24"/>
          </w:rPr>
          <w:t>Schmidt 1912</w:t>
        </w:r>
      </w:ins>
      <w:ins w:id="547" w:author="USER" w:date="2013-02-24T16:44:00Z">
        <w:r>
          <w:rPr>
            <w:rFonts w:cs="Times New Roman"/>
            <w:b w:val="false"/>
            <w:bCs w:val="false"/>
            <w:spacing w:val="0"/>
            <w:sz w:val="24"/>
            <w:szCs w:val="24"/>
          </w:rPr>
          <w:t xml:space="preserve">: 273). Therefore, the term Bugabo incorporates a cluster of related meanings that collectively indicate a passion of people to attend spirits of natural shrines and their gifted human overseers to </w:t>
        </w:r>
      </w:ins>
      <w:ins w:id="548" w:author="USER" w:date="2013-02-24T16:45:00Z">
        <w:r>
          <w:rPr>
            <w:rFonts w:cs="Times New Roman"/>
            <w:b w:val="false"/>
            <w:bCs w:val="false"/>
            <w:spacing w:val="0"/>
            <w:sz w:val="24"/>
            <w:szCs w:val="24"/>
          </w:rPr>
          <w:t xml:space="preserve">solicit the </w:t>
        </w:r>
      </w:ins>
      <w:ins w:id="549" w:author="USER" w:date="2013-02-24T16:44:00Z">
        <w:r>
          <w:rPr>
            <w:rFonts w:cs="Times New Roman"/>
            <w:b w:val="false"/>
            <w:bCs w:val="false"/>
            <w:spacing w:val="0"/>
            <w:sz w:val="24"/>
            <w:szCs w:val="24"/>
          </w:rPr>
          <w:t>protect</w:t>
        </w:r>
      </w:ins>
      <w:ins w:id="550" w:author="USER" w:date="2013-02-24T16:45:00Z">
        <w:r>
          <w:rPr>
            <w:rFonts w:cs="Times New Roman"/>
            <w:b w:val="false"/>
            <w:bCs w:val="false"/>
            <w:spacing w:val="0"/>
            <w:sz w:val="24"/>
            <w:szCs w:val="24"/>
          </w:rPr>
          <w:t>ion</w:t>
        </w:r>
      </w:ins>
      <w:ins w:id="551" w:author="USER" w:date="2013-02-24T16:44:00Z">
        <w:r>
          <w:rPr>
            <w:rFonts w:cs="Times New Roman"/>
            <w:b w:val="false"/>
            <w:bCs w:val="false"/>
            <w:spacing w:val="0"/>
            <w:sz w:val="24"/>
            <w:szCs w:val="24"/>
          </w:rPr>
          <w:t xml:space="preserve"> the people from vicissitudes of weather and disease.</w:t>
        </w:r>
      </w:ins>
      <w:ins w:id="552" w:author="USER" w:date="2013-02-24T16:45:00Z">
        <w:r>
          <w:rPr>
            <w:rFonts w:cs="Times New Roman"/>
            <w:b w:val="false"/>
            <w:bCs w:val="false"/>
            <w:spacing w:val="0"/>
            <w:sz w:val="24"/>
            <w:szCs w:val="24"/>
          </w:rPr>
          <w:t xml:space="preserve"> This is a </w:t>
        </w:r>
      </w:ins>
      <w:ins w:id="553" w:author="USER" w:date="2013-02-24T17:11:00Z">
        <w:r>
          <w:rPr>
            <w:rFonts w:cs="Times New Roman"/>
            <w:b w:val="false"/>
            <w:bCs w:val="false"/>
            <w:spacing w:val="0"/>
            <w:sz w:val="24"/>
            <w:szCs w:val="24"/>
          </w:rPr>
          <w:t>concept</w:t>
        </w:r>
      </w:ins>
      <w:ins w:id="554" w:author="USER" w:date="2013-02-24T16:45:00Z">
        <w:r>
          <w:rPr>
            <w:rFonts w:cs="Times New Roman"/>
            <w:b w:val="false"/>
            <w:bCs w:val="false"/>
            <w:spacing w:val="0"/>
            <w:sz w:val="24"/>
            <w:szCs w:val="24"/>
          </w:rPr>
          <w:t xml:space="preserve"> that provide</w:t>
        </w:r>
      </w:ins>
      <w:ins w:id="555" w:author="USER" w:date="2013-02-24T17:11:00Z">
        <w:r>
          <w:rPr>
            <w:rFonts w:cs="Times New Roman"/>
            <w:b w:val="false"/>
            <w:bCs w:val="false"/>
            <w:spacing w:val="0"/>
            <w:sz w:val="24"/>
            <w:szCs w:val="24"/>
          </w:rPr>
          <w:t>d</w:t>
        </w:r>
      </w:ins>
      <w:ins w:id="556" w:author="USER" w:date="2013-02-24T16:45:00Z">
        <w:r>
          <w:rPr>
            <w:rFonts w:cs="Times New Roman"/>
            <w:b w:val="false"/>
            <w:bCs w:val="false"/>
            <w:spacing w:val="0"/>
            <w:sz w:val="24"/>
            <w:szCs w:val="24"/>
          </w:rPr>
          <w:t xml:space="preserve"> a linkage between Bugabo as a</w:t>
        </w:r>
      </w:ins>
      <w:ins w:id="557" w:author="USER" w:date="2013-02-24T16:46:00Z">
        <w:r>
          <w:rPr>
            <w:rFonts w:cs="Times New Roman"/>
            <w:b w:val="false"/>
            <w:bCs w:val="false"/>
            <w:spacing w:val="0"/>
            <w:sz w:val="24"/>
            <w:szCs w:val="24"/>
          </w:rPr>
          <w:t xml:space="preserve"> regional and inter-ethnic </w:t>
        </w:r>
      </w:ins>
      <w:ins w:id="558" w:author="USER" w:date="2013-02-24T16:45:00Z">
        <w:r>
          <w:rPr>
            <w:rFonts w:cs="Times New Roman"/>
            <w:b w:val="false"/>
            <w:bCs w:val="false"/>
            <w:spacing w:val="0"/>
            <w:sz w:val="24"/>
            <w:szCs w:val="24"/>
          </w:rPr>
          <w:t xml:space="preserve"> </w:t>
        </w:r>
      </w:ins>
      <w:ins w:id="559" w:author="USER" w:date="2013-02-24T16:46:00Z">
        <w:r>
          <w:rPr>
            <w:rFonts w:cs="Times New Roman"/>
            <w:b w:val="false"/>
            <w:bCs w:val="false"/>
            <w:spacing w:val="0"/>
            <w:sz w:val="24"/>
            <w:szCs w:val="24"/>
          </w:rPr>
          <w:t xml:space="preserve">territorial cult and the </w:t>
        </w:r>
      </w:ins>
      <w:ins w:id="560" w:author="USER" w:date="2013-02-24T17:12:00Z">
        <w:r>
          <w:rPr>
            <w:rFonts w:cs="Times New Roman"/>
            <w:b w:val="false"/>
            <w:bCs w:val="false"/>
            <w:spacing w:val="0"/>
            <w:sz w:val="24"/>
            <w:szCs w:val="24"/>
          </w:rPr>
          <w:t xml:space="preserve">need for </w:t>
        </w:r>
      </w:ins>
      <w:ins w:id="561" w:author="USER" w:date="2013-02-24T16:46:00Z">
        <w:r>
          <w:rPr>
            <w:rFonts w:cs="Times New Roman"/>
            <w:b w:val="false"/>
            <w:bCs w:val="false"/>
            <w:spacing w:val="0"/>
            <w:sz w:val="24"/>
            <w:szCs w:val="24"/>
          </w:rPr>
          <w:t xml:space="preserve">protection of the land against ecological degradation, </w:t>
        </w:r>
      </w:ins>
      <w:ins w:id="562" w:author="USER" w:date="2013-02-24T16:47:00Z">
        <w:r>
          <w:rPr>
            <w:rFonts w:cs="Times New Roman"/>
            <w:b w:val="false"/>
            <w:bCs w:val="false"/>
            <w:spacing w:val="0"/>
            <w:sz w:val="24"/>
            <w:szCs w:val="24"/>
          </w:rPr>
          <w:t xml:space="preserve">one of the consequences of European colonial lust for African natural </w:t>
        </w:r>
      </w:ins>
      <w:ins w:id="563" w:author="USER" w:date="2013-02-24T16:48:00Z">
        <w:r>
          <w:rPr>
            <w:rFonts w:cs="Times New Roman"/>
            <w:b w:val="false"/>
            <w:bCs w:val="false"/>
            <w:spacing w:val="0"/>
            <w:sz w:val="24"/>
            <w:szCs w:val="24"/>
          </w:rPr>
          <w:t xml:space="preserve">and human </w:t>
        </w:r>
      </w:ins>
      <w:ins w:id="564" w:author="USER" w:date="2013-02-24T16:47:00Z">
        <w:r>
          <w:rPr>
            <w:rFonts w:cs="Times New Roman"/>
            <w:b w:val="false"/>
            <w:bCs w:val="false"/>
            <w:spacing w:val="0"/>
            <w:sz w:val="24"/>
            <w:szCs w:val="24"/>
          </w:rPr>
          <w:t>resources</w:t>
        </w:r>
      </w:ins>
      <w:ins w:id="565" w:author="USER" w:date="2013-02-24T16:48:00Z">
        <w:r>
          <w:rPr>
            <w:rFonts w:cs="Times New Roman"/>
            <w:b w:val="false"/>
            <w:bCs w:val="false"/>
            <w:spacing w:val="0"/>
            <w:sz w:val="24"/>
            <w:szCs w:val="24"/>
          </w:rPr>
          <w:t>.</w:t>
        </w:r>
      </w:ins>
    </w:p>
    <w:p>
      <w:pPr>
        <w:pStyle w:val="Normal"/>
        <w:spacing w:lineRule="auto" w:line="240" w:before="0" w:after="0"/>
        <w:ind w:start="0" w:hanging="0"/>
        <w:jc w:val="start"/>
        <w:rPr>
          <w:rFonts w:ascii="Times New Roman" w:hAnsi="Times New Roman" w:cs="Times New Roman"/>
          <w:ins w:id="614" w:author="USER" w:date="2013-02-24T13:35:00Z"/>
          <w:b w:val="false"/>
          <w:b w:val="false"/>
          <w:bCs w:val="false"/>
          <w:spacing w:val="0"/>
          <w:sz w:val="24"/>
          <w:szCs w:val="24"/>
        </w:rPr>
      </w:pPr>
      <w:ins w:id="566" w:author="USER" w:date="2013-02-24T16:33:00Z">
        <w:r>
          <w:rPr>
            <w:rFonts w:cs="Times New Roman"/>
            <w:b w:val="false"/>
            <w:bCs w:val="false"/>
            <w:spacing w:val="0"/>
            <w:sz w:val="24"/>
            <w:szCs w:val="24"/>
          </w:rPr>
          <w:tab/>
        </w:r>
      </w:ins>
      <w:ins w:id="567" w:author="USER" w:date="2013-02-24T16:48:00Z">
        <w:r>
          <w:rPr>
            <w:rFonts w:cs="Times New Roman"/>
            <w:b w:val="false"/>
            <w:bCs w:val="false"/>
            <w:spacing w:val="0"/>
            <w:sz w:val="24"/>
            <w:szCs w:val="24"/>
          </w:rPr>
          <w:t>Understandably</w:t>
        </w:r>
      </w:ins>
      <w:ins w:id="568" w:author="USER" w:date="2013-02-24T16:39:00Z">
        <w:r>
          <w:rPr>
            <w:rFonts w:cs="Times New Roman"/>
            <w:b w:val="false"/>
            <w:bCs w:val="false"/>
            <w:spacing w:val="0"/>
            <w:sz w:val="24"/>
            <w:szCs w:val="24"/>
          </w:rPr>
          <w:t>,</w:t>
        </w:r>
      </w:ins>
      <w:ins w:id="569" w:author="USER" w:date="2013-02-24T15:38:00Z">
        <w:r>
          <w:rPr>
            <w:rFonts w:cs="Times New Roman"/>
            <w:b w:val="false"/>
            <w:bCs w:val="false"/>
            <w:spacing w:val="0"/>
            <w:sz w:val="24"/>
            <w:szCs w:val="24"/>
          </w:rPr>
          <w:t xml:space="preserve"> </w:t>
        </w:r>
      </w:ins>
      <w:ins w:id="570" w:author="USER" w:date="2013-02-24T17:14:00Z">
        <w:r>
          <w:rPr>
            <w:rFonts w:cs="Times New Roman"/>
            <w:b w:val="false"/>
            <w:bCs w:val="false"/>
            <w:spacing w:val="0"/>
            <w:sz w:val="24"/>
            <w:szCs w:val="24"/>
          </w:rPr>
          <w:t>the European colonial powers</w:t>
        </w:r>
      </w:ins>
      <w:ins w:id="571" w:author="USER" w:date="2013-02-24T15:38:00Z">
        <w:r>
          <w:rPr>
            <w:rFonts w:cs="Times New Roman"/>
            <w:b w:val="false"/>
            <w:bCs w:val="false"/>
            <w:spacing w:val="0"/>
            <w:sz w:val="24"/>
            <w:szCs w:val="24"/>
          </w:rPr>
          <w:t xml:space="preserve"> </w:t>
        </w:r>
      </w:ins>
      <w:ins w:id="572" w:author="USER" w:date="2013-02-24T17:14:00Z">
        <w:r>
          <w:rPr>
            <w:rFonts w:cs="Times New Roman"/>
            <w:b w:val="false"/>
            <w:bCs w:val="false"/>
            <w:spacing w:val="0"/>
            <w:sz w:val="24"/>
            <w:szCs w:val="24"/>
          </w:rPr>
          <w:t xml:space="preserve">of </w:t>
        </w:r>
      </w:ins>
      <w:ins w:id="573" w:author="USER" w:date="2013-02-24T15:38:00Z">
        <w:r>
          <w:rPr>
            <w:rFonts w:cs="Times New Roman"/>
            <w:b w:val="false"/>
            <w:bCs w:val="false"/>
            <w:spacing w:val="0"/>
            <w:sz w:val="24"/>
            <w:szCs w:val="24"/>
          </w:rPr>
          <w:t xml:space="preserve">the early twentieth century </w:t>
        </w:r>
      </w:ins>
      <w:ins w:id="574" w:author="USER" w:date="2013-02-24T17:14:00Z">
        <w:r>
          <w:rPr>
            <w:rFonts w:cs="Times New Roman"/>
            <w:b w:val="false"/>
            <w:bCs w:val="false"/>
            <w:spacing w:val="0"/>
            <w:sz w:val="24"/>
            <w:szCs w:val="24"/>
          </w:rPr>
          <w:t>clearly saw</w:t>
        </w:r>
      </w:ins>
      <w:ins w:id="575" w:author="USER" w:date="2013-02-24T16:48:00Z">
        <w:r>
          <w:rPr>
            <w:rFonts w:cs="Times New Roman"/>
            <w:b w:val="false"/>
            <w:bCs w:val="false"/>
            <w:spacing w:val="0"/>
            <w:sz w:val="24"/>
            <w:szCs w:val="24"/>
          </w:rPr>
          <w:t xml:space="preserve"> </w:t>
        </w:r>
      </w:ins>
      <w:ins w:id="576" w:author="USER" w:date="2013-02-24T15:38:00Z">
        <w:r>
          <w:rPr>
            <w:rFonts w:cs="Times New Roman"/>
            <w:b w:val="false"/>
            <w:bCs w:val="false"/>
            <w:spacing w:val="0"/>
            <w:sz w:val="24"/>
            <w:szCs w:val="24"/>
          </w:rPr>
          <w:t xml:space="preserve">the </w:t>
        </w:r>
      </w:ins>
      <w:ins w:id="577" w:author="USER" w:date="2013-02-24T15:46:00Z">
        <w:r>
          <w:rPr>
            <w:rFonts w:cs="Times New Roman"/>
            <w:b w:val="false"/>
            <w:bCs w:val="false"/>
            <w:spacing w:val="0"/>
            <w:sz w:val="24"/>
            <w:szCs w:val="24"/>
          </w:rPr>
          <w:t>social</w:t>
        </w:r>
      </w:ins>
      <w:ins w:id="578" w:author="USER" w:date="2013-02-24T15:39:00Z">
        <w:r>
          <w:rPr>
            <w:rFonts w:cs="Times New Roman"/>
            <w:b w:val="false"/>
            <w:bCs w:val="false"/>
            <w:spacing w:val="0"/>
            <w:sz w:val="24"/>
            <w:szCs w:val="24"/>
          </w:rPr>
          <w:t xml:space="preserve"> </w:t>
        </w:r>
      </w:ins>
      <w:ins w:id="579" w:author="USER" w:date="2013-02-24T16:48:00Z">
        <w:r>
          <w:rPr>
            <w:rFonts w:cs="Times New Roman"/>
            <w:b w:val="false"/>
            <w:bCs w:val="false"/>
            <w:spacing w:val="0"/>
            <w:sz w:val="24"/>
            <w:szCs w:val="24"/>
          </w:rPr>
          <w:t xml:space="preserve">and military </w:t>
        </w:r>
      </w:ins>
      <w:ins w:id="580" w:author="USER" w:date="2013-02-24T17:14:00Z">
        <w:r>
          <w:rPr>
            <w:rFonts w:cs="Times New Roman"/>
            <w:b w:val="false"/>
            <w:bCs w:val="false"/>
            <w:spacing w:val="0"/>
            <w:sz w:val="24"/>
            <w:szCs w:val="24"/>
          </w:rPr>
          <w:t xml:space="preserve">threat </w:t>
        </w:r>
      </w:ins>
      <w:ins w:id="581" w:author="USER" w:date="2013-02-24T17:16:00Z">
        <w:r>
          <w:rPr>
            <w:rFonts w:cs="Times New Roman"/>
            <w:b w:val="false"/>
            <w:bCs w:val="false"/>
            <w:spacing w:val="0"/>
            <w:sz w:val="24"/>
            <w:szCs w:val="24"/>
          </w:rPr>
          <w:t xml:space="preserve">of Bugabo </w:t>
        </w:r>
      </w:ins>
      <w:ins w:id="582" w:author="USER" w:date="2013-02-24T17:14:00Z">
        <w:r>
          <w:rPr>
            <w:rFonts w:cs="Times New Roman"/>
            <w:b w:val="false"/>
            <w:bCs w:val="false"/>
            <w:spacing w:val="0"/>
            <w:sz w:val="24"/>
            <w:szCs w:val="24"/>
          </w:rPr>
          <w:t xml:space="preserve">to their </w:t>
        </w:r>
      </w:ins>
      <w:ins w:id="583" w:author="USER" w:date="2013-02-24T17:15:00Z">
        <w:r>
          <w:rPr>
            <w:rFonts w:cs="Times New Roman"/>
            <w:b w:val="false"/>
            <w:bCs w:val="false"/>
            <w:spacing w:val="0"/>
            <w:sz w:val="24"/>
            <w:szCs w:val="24"/>
          </w:rPr>
          <w:t xml:space="preserve">African </w:t>
        </w:r>
      </w:ins>
      <w:ins w:id="584" w:author="USER" w:date="2013-02-24T17:16:00Z">
        <w:r>
          <w:rPr>
            <w:rFonts w:cs="Times New Roman"/>
            <w:b w:val="false"/>
            <w:bCs w:val="false"/>
            <w:spacing w:val="0"/>
            <w:sz w:val="24"/>
            <w:szCs w:val="24"/>
          </w:rPr>
          <w:t xml:space="preserve">expansionist </w:t>
        </w:r>
      </w:ins>
      <w:ins w:id="585" w:author="USER" w:date="2013-02-24T17:14:00Z">
        <w:r>
          <w:rPr>
            <w:rFonts w:cs="Times New Roman"/>
            <w:b w:val="false"/>
            <w:bCs w:val="false"/>
            <w:spacing w:val="0"/>
            <w:sz w:val="24"/>
            <w:szCs w:val="24"/>
          </w:rPr>
          <w:t xml:space="preserve">aspirations. </w:t>
        </w:r>
      </w:ins>
      <w:ins w:id="586" w:author="USER" w:date="2013-02-24T15:39:00Z">
        <w:r>
          <w:rPr>
            <w:rFonts w:cs="Times New Roman"/>
            <w:b w:val="false"/>
            <w:bCs w:val="false"/>
            <w:spacing w:val="0"/>
            <w:sz w:val="24"/>
            <w:szCs w:val="24"/>
          </w:rPr>
          <w:t xml:space="preserve">Bugabo </w:t>
        </w:r>
      </w:ins>
      <w:ins w:id="587" w:author="USER" w:date="2013-02-24T17:16:00Z">
        <w:r>
          <w:rPr>
            <w:rFonts w:cs="Times New Roman"/>
            <w:b w:val="false"/>
            <w:bCs w:val="false"/>
            <w:spacing w:val="0"/>
            <w:sz w:val="24"/>
            <w:szCs w:val="24"/>
          </w:rPr>
          <w:t>was</w:t>
        </w:r>
      </w:ins>
      <w:ins w:id="588" w:author="USER" w:date="2013-02-24T15:39:00Z">
        <w:r>
          <w:rPr>
            <w:rFonts w:cs="Times New Roman"/>
            <w:b w:val="false"/>
            <w:bCs w:val="false"/>
            <w:spacing w:val="0"/>
            <w:sz w:val="24"/>
            <w:szCs w:val="24"/>
          </w:rPr>
          <w:t xml:space="preserve"> deemed </w:t>
        </w:r>
      </w:ins>
      <w:ins w:id="589" w:author="USER" w:date="2013-02-24T15:46:00Z">
        <w:r>
          <w:rPr>
            <w:rFonts w:cs="Times New Roman"/>
            <w:b w:val="false"/>
            <w:bCs w:val="false"/>
            <w:spacing w:val="0"/>
            <w:sz w:val="24"/>
            <w:szCs w:val="24"/>
          </w:rPr>
          <w:t xml:space="preserve">heretical, both </w:t>
        </w:r>
      </w:ins>
      <w:ins w:id="590" w:author="USER" w:date="2013-02-24T15:39:00Z">
        <w:r>
          <w:rPr>
            <w:rFonts w:cs="Times New Roman"/>
            <w:b w:val="false"/>
            <w:bCs w:val="false"/>
            <w:spacing w:val="0"/>
            <w:sz w:val="24"/>
            <w:szCs w:val="24"/>
          </w:rPr>
          <w:t>political</w:t>
        </w:r>
      </w:ins>
      <w:ins w:id="591" w:author="USER" w:date="2013-02-24T15:47:00Z">
        <w:r>
          <w:rPr>
            <w:rFonts w:cs="Times New Roman"/>
            <w:b w:val="false"/>
            <w:bCs w:val="false"/>
            <w:spacing w:val="0"/>
            <w:sz w:val="24"/>
            <w:szCs w:val="24"/>
          </w:rPr>
          <w:t>ly</w:t>
        </w:r>
      </w:ins>
      <w:ins w:id="592" w:author="USER" w:date="2013-02-24T15:39:00Z">
        <w:r>
          <w:rPr>
            <w:rFonts w:cs="Times New Roman"/>
            <w:b w:val="false"/>
            <w:bCs w:val="false"/>
            <w:spacing w:val="0"/>
            <w:sz w:val="24"/>
            <w:szCs w:val="24"/>
          </w:rPr>
          <w:t xml:space="preserve"> and religious</w:t>
        </w:r>
      </w:ins>
      <w:ins w:id="593" w:author="USER" w:date="2013-02-24T15:47:00Z">
        <w:r>
          <w:rPr>
            <w:rFonts w:cs="Times New Roman"/>
            <w:b w:val="false"/>
            <w:bCs w:val="false"/>
            <w:spacing w:val="0"/>
            <w:sz w:val="24"/>
            <w:szCs w:val="24"/>
          </w:rPr>
          <w:t>ly</w:t>
        </w:r>
      </w:ins>
      <w:ins w:id="594" w:author="USER" w:date="2013-02-24T15:39:00Z">
        <w:r>
          <w:rPr>
            <w:rFonts w:cs="Times New Roman"/>
            <w:b w:val="false"/>
            <w:bCs w:val="false"/>
            <w:spacing w:val="0"/>
            <w:sz w:val="24"/>
            <w:szCs w:val="24"/>
          </w:rPr>
          <w:t>.</w:t>
        </w:r>
      </w:ins>
      <w:ins w:id="595" w:author="USER" w:date="2013-02-24T15:40:00Z">
        <w:r>
          <w:rPr>
            <w:rFonts w:cs="Times New Roman"/>
            <w:b w:val="false"/>
            <w:bCs w:val="false"/>
            <w:spacing w:val="0"/>
            <w:sz w:val="24"/>
            <w:szCs w:val="24"/>
          </w:rPr>
          <w:t xml:space="preserve"> </w:t>
        </w:r>
      </w:ins>
      <w:ins w:id="596" w:author="USER" w:date="2013-02-24T17:17:00Z">
        <w:r>
          <w:rPr>
            <w:rFonts w:cs="Times New Roman"/>
            <w:b w:val="false"/>
            <w:bCs w:val="false"/>
            <w:spacing w:val="0"/>
            <w:sz w:val="24"/>
            <w:szCs w:val="24"/>
          </w:rPr>
          <w:t>A</w:t>
        </w:r>
      </w:ins>
      <w:ins w:id="597" w:author="USER" w:date="2013-02-24T15:40:00Z">
        <w:r>
          <w:rPr>
            <w:rFonts w:cs="Times New Roman"/>
            <w:b w:val="false"/>
            <w:bCs w:val="false"/>
            <w:spacing w:val="0"/>
            <w:sz w:val="24"/>
            <w:szCs w:val="24"/>
          </w:rPr>
          <w:t xml:space="preserve"> Belgian </w:t>
        </w:r>
      </w:ins>
      <w:ins w:id="598" w:author="USER" w:date="2013-02-24T17:17:00Z">
        <w:r>
          <w:rPr>
            <w:rFonts w:cs="Times New Roman"/>
            <w:b w:val="false"/>
            <w:bCs w:val="false"/>
            <w:spacing w:val="0"/>
            <w:sz w:val="24"/>
            <w:szCs w:val="24"/>
          </w:rPr>
          <w:t xml:space="preserve">apologist </w:t>
        </w:r>
      </w:ins>
      <w:ins w:id="599" w:author="USER" w:date="2013-02-24T15:40:00Z">
        <w:r>
          <w:rPr>
            <w:rFonts w:cs="Times New Roman"/>
            <w:b w:val="false"/>
            <w:bCs w:val="false"/>
            <w:spacing w:val="0"/>
            <w:sz w:val="24"/>
            <w:szCs w:val="24"/>
          </w:rPr>
          <w:t xml:space="preserve"> exclaimed</w:t>
        </w:r>
      </w:ins>
      <w:ins w:id="600" w:author="USER" w:date="2013-02-24T15:41:00Z">
        <w:r>
          <w:rPr>
            <w:rFonts w:cs="Times New Roman"/>
            <w:b w:val="false"/>
            <w:bCs w:val="false"/>
            <w:spacing w:val="0"/>
            <w:sz w:val="24"/>
            <w:szCs w:val="24"/>
          </w:rPr>
          <w:t xml:space="preserve"> Bugabo</w:t>
        </w:r>
      </w:ins>
      <w:ins w:id="601" w:author="USER" w:date="2013-02-24T15:40:00Z">
        <w:r>
          <w:rPr>
            <w:rFonts w:cs="Times New Roman"/>
            <w:b w:val="false"/>
            <w:bCs w:val="false"/>
            <w:spacing w:val="0"/>
            <w:sz w:val="24"/>
            <w:szCs w:val="24"/>
          </w:rPr>
          <w:t xml:space="preserve">  "undoubtedly signifies sharing or communism" (Colle 1913: 601). </w:t>
        </w:r>
      </w:ins>
      <w:ins w:id="602" w:author="USER" w:date="2013-02-24T17:18:00Z">
        <w:r>
          <w:rPr>
            <w:rFonts w:cs="Times New Roman"/>
            <w:b w:val="false"/>
            <w:bCs w:val="false"/>
            <w:spacing w:val="0"/>
            <w:sz w:val="24"/>
            <w:szCs w:val="24"/>
          </w:rPr>
          <w:t>Similarly,</w:t>
        </w:r>
      </w:ins>
      <w:ins w:id="603" w:author="USER" w:date="2013-02-24T15:41:00Z">
        <w:r>
          <w:rPr>
            <w:rFonts w:cs="Times New Roman"/>
            <w:b w:val="false"/>
            <w:bCs w:val="false"/>
            <w:spacing w:val="0"/>
            <w:sz w:val="24"/>
            <w:szCs w:val="24"/>
          </w:rPr>
          <w:t xml:space="preserve"> Belgian </w:t>
        </w:r>
      </w:ins>
      <w:ins w:id="604" w:author="USER" w:date="2013-02-24T15:42:00Z">
        <w:r>
          <w:rPr>
            <w:rFonts w:cs="Times New Roman"/>
            <w:b w:val="false"/>
            <w:bCs w:val="false"/>
            <w:spacing w:val="0"/>
            <w:sz w:val="24"/>
            <w:szCs w:val="24"/>
          </w:rPr>
          <w:t xml:space="preserve">Catholic </w:t>
        </w:r>
      </w:ins>
      <w:ins w:id="605" w:author="USER" w:date="2013-02-24T15:40:00Z">
        <w:r>
          <w:rPr>
            <w:rFonts w:cs="Times New Roman"/>
            <w:b w:val="false"/>
            <w:bCs w:val="false"/>
            <w:spacing w:val="0"/>
            <w:sz w:val="24"/>
            <w:szCs w:val="24"/>
          </w:rPr>
          <w:t>Monsignor Roelens equated Bugabo with</w:t>
        </w:r>
      </w:ins>
      <w:ins w:id="606" w:author="USER" w:date="2013-02-24T15:47:00Z">
        <w:r>
          <w:rPr>
            <w:rFonts w:cs="Times New Roman"/>
            <w:b w:val="false"/>
            <w:bCs w:val="false"/>
            <w:spacing w:val="0"/>
          </w:rPr>
          <w:t xml:space="preserve"> Protestant </w:t>
        </w:r>
      </w:ins>
      <w:ins w:id="607" w:author="USER" w:date="2013-02-24T15:40:00Z">
        <w:r>
          <w:rPr>
            <w:rFonts w:cs="Times New Roman"/>
            <w:b w:val="false"/>
            <w:bCs w:val="false"/>
            <w:spacing w:val="0"/>
            <w:sz w:val="24"/>
            <w:szCs w:val="24"/>
          </w:rPr>
          <w:t>Freemasonry</w:t>
        </w:r>
      </w:ins>
      <w:ins w:id="608" w:author="USER" w:date="2013-02-24T15:47:00Z">
        <w:r>
          <w:rPr>
            <w:rFonts w:cs="Times New Roman"/>
            <w:b w:val="false"/>
            <w:bCs w:val="false"/>
            <w:spacing w:val="0"/>
            <w:sz w:val="24"/>
            <w:szCs w:val="24"/>
          </w:rPr>
          <w:t>,</w:t>
        </w:r>
      </w:ins>
      <w:ins w:id="609" w:author="USER" w:date="2013-02-24T15:40:00Z">
        <w:r>
          <w:rPr>
            <w:rFonts w:cs="Times New Roman"/>
            <w:b w:val="false"/>
            <w:bCs w:val="false"/>
            <w:spacing w:val="0"/>
            <w:sz w:val="24"/>
            <w:szCs w:val="24"/>
          </w:rPr>
          <w:t xml:space="preserve"> </w:t>
        </w:r>
      </w:ins>
      <w:ins w:id="610" w:author="USER" w:date="2013-02-24T15:43:00Z">
        <w:r>
          <w:rPr>
            <w:rFonts w:cs="Times New Roman"/>
            <w:b w:val="false"/>
            <w:bCs w:val="false"/>
            <w:spacing w:val="0"/>
            <w:sz w:val="24"/>
            <w:szCs w:val="24"/>
          </w:rPr>
          <w:t>the anti-Christ</w:t>
        </w:r>
      </w:ins>
      <w:ins w:id="611" w:author="USER" w:date="2013-02-24T15:40:00Z">
        <w:r>
          <w:rPr>
            <w:rFonts w:cs="Times New Roman"/>
            <w:b w:val="false"/>
            <w:bCs w:val="false"/>
            <w:spacing w:val="0"/>
            <w:sz w:val="24"/>
            <w:szCs w:val="24"/>
          </w:rPr>
          <w:t xml:space="preserve"> of the time</w:t>
        </w:r>
      </w:ins>
      <w:ins w:id="612" w:author="USER" w:date="2013-02-24T15:43:00Z">
        <w:r>
          <w:rPr>
            <w:rFonts w:cs="Times New Roman"/>
            <w:b w:val="false"/>
            <w:bCs w:val="false"/>
            <w:spacing w:val="0"/>
            <w:sz w:val="24"/>
            <w:szCs w:val="24"/>
          </w:rPr>
          <w:t xml:space="preserve"> (Roelens 1904: 292)</w:t>
        </w:r>
      </w:ins>
      <w:ins w:id="613" w:author="USER" w:date="2013-02-24T15:40:00Z">
        <w:r>
          <w:rPr>
            <w:rFonts w:cs="Times New Roman"/>
            <w:b w:val="false"/>
            <w:bCs w:val="false"/>
            <w:spacing w:val="0"/>
            <w:sz w:val="24"/>
            <w:szCs w:val="24"/>
          </w:rPr>
          <w:t xml:space="preserve">. </w:t>
        </w:r>
      </w:ins>
    </w:p>
    <w:p>
      <w:pPr>
        <w:pStyle w:val="Normal"/>
        <w:spacing w:lineRule="auto" w:line="240" w:before="0" w:after="0"/>
        <w:ind w:start="0" w:hanging="0"/>
        <w:jc w:val="both"/>
        <w:rPr>
          <w:rFonts w:ascii="Times New Roman" w:hAnsi="Times New Roman" w:cs="Times New Roman"/>
          <w:b w:val="false"/>
          <w:b w:val="false"/>
          <w:bCs w:val="false"/>
          <w:spacing w:val="0"/>
          <w:sz w:val="24"/>
          <w:szCs w:val="24"/>
        </w:rPr>
      </w:pPr>
      <w:ins w:id="615" w:author="USER" w:date="2013-02-24T14:08:00Z">
        <w:r>
          <w:rPr>
            <w:rFonts w:cs="Times New Roman"/>
            <w:b w:val="false"/>
            <w:bCs w:val="false"/>
            <w:spacing w:val="0"/>
            <w:sz w:val="24"/>
            <w:szCs w:val="24"/>
          </w:rPr>
          <w:tab/>
        </w:r>
      </w:ins>
      <w:ins w:id="616" w:author="USER" w:date="2013-02-24T17:18:00Z">
        <w:r>
          <w:rPr>
            <w:rFonts w:cs="Times New Roman"/>
            <w:b w:val="false"/>
            <w:bCs w:val="false"/>
            <w:spacing w:val="0"/>
            <w:sz w:val="24"/>
            <w:szCs w:val="24"/>
          </w:rPr>
          <w:t xml:space="preserve">However, Bugabo </w:t>
        </w:r>
      </w:ins>
      <w:ins w:id="617" w:author="USER" w:date="2013-02-24T17:20:00Z">
        <w:r>
          <w:rPr>
            <w:rFonts w:cs="Times New Roman"/>
            <w:b w:val="false"/>
            <w:bCs w:val="false"/>
            <w:spacing w:val="0"/>
            <w:sz w:val="24"/>
            <w:szCs w:val="24"/>
          </w:rPr>
          <w:t>and its cognate</w:t>
        </w:r>
      </w:ins>
      <w:ins w:id="618" w:author="USER" w:date="2013-02-24T17:23:00Z">
        <w:r>
          <w:rPr>
            <w:rFonts w:cs="Times New Roman"/>
            <w:b w:val="false"/>
            <w:bCs w:val="false"/>
            <w:spacing w:val="0"/>
            <w:sz w:val="24"/>
            <w:szCs w:val="24"/>
          </w:rPr>
          <w:t xml:space="preserve"> cults</w:t>
        </w:r>
      </w:ins>
      <w:ins w:id="619" w:author="USER" w:date="2013-02-24T17:20:00Z">
        <w:r>
          <w:rPr>
            <w:rFonts w:cs="Times New Roman"/>
            <w:b w:val="false"/>
            <w:bCs w:val="false"/>
            <w:spacing w:val="0"/>
            <w:sz w:val="24"/>
            <w:szCs w:val="24"/>
          </w:rPr>
          <w:t xml:space="preserve"> </w:t>
        </w:r>
      </w:ins>
      <w:ins w:id="620" w:author="USER" w:date="2013-02-24T17:18:00Z">
        <w:r>
          <w:rPr>
            <w:rFonts w:cs="Times New Roman"/>
            <w:b w:val="false"/>
            <w:bCs w:val="false"/>
            <w:spacing w:val="0"/>
            <w:sz w:val="24"/>
            <w:szCs w:val="24"/>
          </w:rPr>
          <w:t>w</w:t>
        </w:r>
      </w:ins>
      <w:ins w:id="621" w:author="USER" w:date="2013-02-24T17:23:00Z">
        <w:r>
          <w:rPr>
            <w:rFonts w:cs="Times New Roman"/>
            <w:b w:val="false"/>
            <w:bCs w:val="false"/>
            <w:spacing w:val="0"/>
            <w:sz w:val="24"/>
            <w:szCs w:val="24"/>
          </w:rPr>
          <w:t>ere</w:t>
        </w:r>
      </w:ins>
      <w:ins w:id="622" w:author="USER" w:date="2013-02-24T17:18:00Z">
        <w:r>
          <w:rPr>
            <w:rFonts w:cs="Times New Roman"/>
            <w:b w:val="false"/>
            <w:bCs w:val="false"/>
            <w:spacing w:val="0"/>
            <w:sz w:val="24"/>
            <w:szCs w:val="24"/>
          </w:rPr>
          <w:t xml:space="preserve"> not to be easily suppressed.</w:t>
        </w:r>
      </w:ins>
      <w:ins w:id="623" w:author="USER" w:date="2013-02-24T13:35:00Z">
        <w:r>
          <w:rPr>
            <w:rFonts w:cs="Times New Roman"/>
            <w:b w:val="false"/>
            <w:bCs w:val="false"/>
            <w:spacing w:val="0"/>
            <w:sz w:val="24"/>
            <w:szCs w:val="24"/>
          </w:rPr>
          <w:t xml:space="preserve"> </w:t>
        </w:r>
      </w:ins>
      <w:ins w:id="624" w:author="USER" w:date="2013-02-24T17:19:00Z">
        <w:r>
          <w:rPr>
            <w:rFonts w:cs="Times New Roman"/>
            <w:b w:val="false"/>
            <w:bCs w:val="false"/>
            <w:spacing w:val="0"/>
            <w:sz w:val="24"/>
            <w:szCs w:val="24"/>
          </w:rPr>
          <w:t>Its</w:t>
        </w:r>
      </w:ins>
      <w:ins w:id="625" w:author="USER" w:date="2013-02-24T13:35:00Z">
        <w:r>
          <w:rPr>
            <w:rFonts w:cs="Times New Roman"/>
            <w:b w:val="false"/>
            <w:bCs w:val="false"/>
            <w:spacing w:val="0"/>
            <w:sz w:val="24"/>
            <w:szCs w:val="24"/>
          </w:rPr>
          <w:t xml:space="preserve"> rituals, invocations, songs, and dances, as well as several forms of carved wooden sculpture associated with important magical devices</w:t>
        </w:r>
      </w:ins>
      <w:ins w:id="626" w:author="USER" w:date="2013-02-24T17:19:00Z">
        <w:r>
          <w:rPr>
            <w:rFonts w:cs="Times New Roman"/>
            <w:b w:val="false"/>
            <w:bCs w:val="false"/>
            <w:spacing w:val="0"/>
            <w:sz w:val="24"/>
            <w:szCs w:val="24"/>
          </w:rPr>
          <w:t xml:space="preserve"> proliferated in </w:t>
        </w:r>
      </w:ins>
      <w:ins w:id="627" w:author="USER" w:date="2013-02-24T17:23:00Z">
        <w:r>
          <w:rPr>
            <w:rFonts w:cs="Times New Roman"/>
            <w:b w:val="false"/>
            <w:bCs w:val="false"/>
            <w:spacing w:val="0"/>
            <w:sz w:val="24"/>
            <w:szCs w:val="24"/>
          </w:rPr>
          <w:t xml:space="preserve">east and </w:t>
        </w:r>
      </w:ins>
      <w:ins w:id="628" w:author="USER" w:date="2013-02-24T17:19:00Z">
        <w:r>
          <w:rPr>
            <w:rFonts w:cs="Times New Roman"/>
            <w:b w:val="false"/>
            <w:bCs w:val="false"/>
            <w:spacing w:val="0"/>
            <w:sz w:val="24"/>
            <w:szCs w:val="24"/>
          </w:rPr>
          <w:t>east</w:t>
        </w:r>
      </w:ins>
      <w:ins w:id="629" w:author="USER" w:date="2013-02-24T17:20:00Z">
        <w:r>
          <w:rPr>
            <w:rFonts w:cs="Times New Roman"/>
            <w:b w:val="false"/>
            <w:bCs w:val="false"/>
            <w:spacing w:val="0"/>
            <w:sz w:val="24"/>
            <w:szCs w:val="24"/>
          </w:rPr>
          <w:t xml:space="preserve">-central </w:t>
        </w:r>
      </w:ins>
      <w:ins w:id="630" w:author="USER" w:date="2013-02-24T17:19:00Z">
        <w:r>
          <w:rPr>
            <w:rFonts w:cs="Times New Roman"/>
            <w:b w:val="false"/>
            <w:bCs w:val="false"/>
            <w:spacing w:val="0"/>
            <w:sz w:val="24"/>
            <w:szCs w:val="24"/>
          </w:rPr>
          <w:t>Africa</w:t>
        </w:r>
      </w:ins>
      <w:ins w:id="631" w:author="USER" w:date="2013-02-24T13:35:00Z">
        <w:r>
          <w:rPr>
            <w:rFonts w:cs="Times New Roman"/>
            <w:b w:val="false"/>
            <w:bCs w:val="false"/>
            <w:spacing w:val="0"/>
            <w:sz w:val="24"/>
            <w:szCs w:val="24"/>
          </w:rPr>
          <w:t xml:space="preserve">. </w:t>
        </w:r>
      </w:ins>
      <w:ins w:id="632" w:author="USER" w:date="2013-02-24T17:24:00Z">
        <w:r>
          <w:rPr>
            <w:rFonts w:cs="Times New Roman"/>
            <w:b w:val="false"/>
            <w:bCs w:val="false"/>
            <w:spacing w:val="0"/>
            <w:sz w:val="24"/>
            <w:szCs w:val="24"/>
          </w:rPr>
          <w:t xml:space="preserve">Protection of the </w:t>
        </w:r>
      </w:ins>
      <w:ins w:id="633" w:author="USER" w:date="2013-02-24T18:22:00Z">
        <w:r>
          <w:rPr>
            <w:rFonts w:cs="Times New Roman"/>
            <w:b w:val="false"/>
            <w:bCs w:val="false"/>
            <w:spacing w:val="0"/>
            <w:sz w:val="24"/>
            <w:szCs w:val="24"/>
          </w:rPr>
          <w:t>people</w:t>
        </w:r>
      </w:ins>
      <w:ins w:id="634" w:author="USER" w:date="2013-02-24T17:24:00Z">
        <w:r>
          <w:rPr>
            <w:rFonts w:cs="Times New Roman"/>
            <w:b w:val="false"/>
            <w:bCs w:val="false"/>
            <w:spacing w:val="0"/>
            <w:sz w:val="24"/>
            <w:szCs w:val="24"/>
          </w:rPr>
          <w:t xml:space="preserve">, of the land from depredations as was perceived as a result of European greed was symbolized by the </w:t>
        </w:r>
      </w:ins>
      <w:ins w:id="635" w:author="USER" w:date="2013-02-24T17:25:00Z">
        <w:r>
          <w:rPr>
            <w:rFonts w:cs="Times New Roman"/>
            <w:b w:val="false"/>
            <w:bCs w:val="false"/>
            <w:spacing w:val="0"/>
            <w:sz w:val="24"/>
            <w:szCs w:val="24"/>
          </w:rPr>
          <w:t xml:space="preserve">female anthropomorphic </w:t>
        </w:r>
      </w:ins>
      <w:ins w:id="636" w:author="USER" w:date="2013-02-24T17:24:00Z">
        <w:r>
          <w:rPr>
            <w:rFonts w:cs="Times New Roman"/>
            <w:b w:val="false"/>
            <w:bCs w:val="false"/>
            <w:spacing w:val="0"/>
            <w:sz w:val="24"/>
            <w:szCs w:val="24"/>
          </w:rPr>
          <w:t xml:space="preserve">figure of </w:t>
        </w:r>
      </w:ins>
      <w:ins w:id="637" w:author="USER" w:date="2013-02-24T13:35:00Z">
        <w:r>
          <w:rPr>
            <w:rFonts w:cs="Times New Roman"/>
            <w:b w:val="false"/>
            <w:bCs w:val="false"/>
            <w:sz w:val="24"/>
            <w:szCs w:val="24"/>
          </w:rPr>
          <w:t xml:space="preserve"> kabwelulu</w:t>
        </w:r>
      </w:ins>
      <w:ins w:id="638" w:author="USER" w:date="2013-02-24T13:35:00Z">
        <w:r>
          <w:rPr>
            <w:rFonts w:cs="Times New Roman"/>
            <w:b w:val="false"/>
            <w:bCs w:val="false"/>
            <w:spacing w:val="0"/>
            <w:sz w:val="24"/>
            <w:szCs w:val="24"/>
          </w:rPr>
          <w:t xml:space="preserve"> </w:t>
        </w:r>
      </w:ins>
      <w:ins w:id="639" w:author="USER" w:date="2013-02-24T17:26:00Z">
        <w:r>
          <w:rPr>
            <w:rFonts w:cs="Times New Roman"/>
            <w:b w:val="false"/>
            <w:bCs w:val="false"/>
            <w:spacing w:val="0"/>
            <w:sz w:val="24"/>
            <w:szCs w:val="24"/>
          </w:rPr>
          <w:t xml:space="preserve">who gestures to her </w:t>
        </w:r>
      </w:ins>
      <w:ins w:id="640" w:author="USER" w:date="2013-02-24T18:22:00Z">
        <w:r>
          <w:rPr>
            <w:rFonts w:cs="Times New Roman"/>
            <w:b w:val="false"/>
            <w:bCs w:val="false"/>
            <w:spacing w:val="0"/>
            <w:sz w:val="24"/>
            <w:szCs w:val="24"/>
          </w:rPr>
          <w:t>breasts</w:t>
        </w:r>
      </w:ins>
      <w:ins w:id="641" w:author="USER" w:date="2013-02-24T17:26:00Z">
        <w:r>
          <w:rPr>
            <w:rFonts w:cs="Times New Roman"/>
            <w:b w:val="false"/>
            <w:bCs w:val="false"/>
            <w:spacing w:val="0"/>
            <w:sz w:val="24"/>
            <w:szCs w:val="24"/>
          </w:rPr>
          <w:t xml:space="preserve"> that she is the protective mother of her offspring and of her </w:t>
        </w:r>
      </w:ins>
      <w:ins w:id="642" w:author="USER" w:date="2013-02-24T17:27:00Z">
        <w:r>
          <w:rPr>
            <w:rFonts w:cs="Times New Roman"/>
            <w:b w:val="false"/>
            <w:bCs w:val="false"/>
            <w:spacing w:val="0"/>
            <w:sz w:val="24"/>
            <w:szCs w:val="24"/>
          </w:rPr>
          <w:t xml:space="preserve">secret </w:t>
        </w:r>
      </w:ins>
      <w:ins w:id="643" w:author="USER" w:date="2013-02-24T17:26:00Z">
        <w:r>
          <w:rPr>
            <w:rFonts w:cs="Times New Roman"/>
            <w:b w:val="false"/>
            <w:bCs w:val="false"/>
            <w:spacing w:val="0"/>
            <w:sz w:val="24"/>
            <w:szCs w:val="24"/>
          </w:rPr>
          <w:t>traditions</w:t>
        </w:r>
      </w:ins>
      <w:ins w:id="644" w:author="USER" w:date="2013-02-24T17:27:00Z">
        <w:r>
          <w:rPr>
            <w:rFonts w:cs="Times New Roman"/>
            <w:b w:val="false"/>
            <w:bCs w:val="false"/>
            <w:spacing w:val="0"/>
            <w:sz w:val="24"/>
            <w:szCs w:val="24"/>
          </w:rPr>
          <w:t>, a figure that</w:t>
        </w:r>
      </w:ins>
      <w:ins w:id="645" w:author="USER" w:date="2013-02-24T17:26:00Z">
        <w:r>
          <w:rPr>
            <w:rFonts w:cs="Times New Roman"/>
            <w:b w:val="false"/>
            <w:bCs w:val="false"/>
            <w:spacing w:val="0"/>
            <w:sz w:val="24"/>
            <w:szCs w:val="24"/>
          </w:rPr>
          <w:t xml:space="preserve"> </w:t>
        </w:r>
      </w:ins>
      <w:ins w:id="646" w:author="USER" w:date="2013-02-24T17:27:00Z">
        <w:r>
          <w:rPr>
            <w:rFonts w:cs="Times New Roman"/>
            <w:b w:val="false"/>
            <w:bCs w:val="false"/>
            <w:spacing w:val="0"/>
            <w:sz w:val="24"/>
            <w:szCs w:val="24"/>
          </w:rPr>
          <w:t xml:space="preserve">found its place among the Luba and their associated ethnic groups </w:t>
        </w:r>
      </w:ins>
      <w:ins w:id="647" w:author="USER" w:date="2013-02-24T13:35:00Z">
        <w:r>
          <w:rPr>
            <w:rFonts w:cs="Times New Roman"/>
            <w:b w:val="false"/>
            <w:bCs w:val="false"/>
            <w:spacing w:val="0"/>
            <w:sz w:val="24"/>
            <w:szCs w:val="24"/>
          </w:rPr>
          <w:t>(Vandergam 1930</w:t>
        </w:r>
      </w:ins>
      <w:ins w:id="648" w:author="USER" w:date="2013-02-24T17:28:00Z">
        <w:r>
          <w:rPr>
            <w:rFonts w:cs="Times New Roman"/>
            <w:b w:val="false"/>
            <w:bCs w:val="false"/>
            <w:spacing w:val="0"/>
            <w:sz w:val="24"/>
            <w:szCs w:val="24"/>
          </w:rPr>
          <w:t xml:space="preserve">, </w:t>
        </w:r>
      </w:ins>
      <w:ins w:id="649" w:author="USER" w:date="2013-02-24T17:28:00Z">
        <w:r>
          <w:rPr>
            <w:rFonts w:cs="Times New Roman"/>
            <w:b w:val="false"/>
            <w:bCs w:val="false"/>
            <w:spacing w:val="0"/>
            <w:sz w:val="24"/>
            <w:szCs w:val="24"/>
          </w:rPr>
          <w:t>Roberts and Roberts 1996: 205</w:t>
        </w:r>
      </w:ins>
      <w:ins w:id="650" w:author="USER" w:date="2013-02-24T13:35:00Z">
        <w:r>
          <w:rPr>
            <w:rFonts w:cs="Times New Roman"/>
            <w:b w:val="false"/>
            <w:bCs w:val="false"/>
            <w:spacing w:val="0"/>
            <w:sz w:val="24"/>
            <w:szCs w:val="24"/>
          </w:rPr>
          <w:t>).</w:t>
        </w:r>
      </w:ins>
      <w:ins w:id="651" w:author="USER" w:date="2013-02-24T17:29:00Z">
        <w:r>
          <w:rPr>
            <w:rFonts w:cs="Times New Roman"/>
            <w:b w:val="false"/>
            <w:bCs w:val="false"/>
            <w:spacing w:val="0"/>
            <w:w w:val="100"/>
            <w:position w:val="0"/>
            <w:sz w:val="24"/>
            <w:sz w:val="24"/>
            <w:szCs w:val="24"/>
            <w:vertAlign w:val="baseline"/>
          </w:rPr>
          <w:t>Sometimes these figures were househol</w:t>
        </w:r>
      </w:ins>
      <w:ins w:id="652" w:author="USER" w:date="2013-02-24T17:29:00Z">
        <w:r>
          <w:rPr/>
          <w:t>d</w:t>
        </w:r>
      </w:ins>
      <w:ins w:id="653" w:author="USER" w:date="2013-02-24T17:29:00Z">
        <w:r>
          <w:rPr>
            <w:rFonts w:cs="Times New Roman"/>
            <w:b w:val="false"/>
            <w:bCs w:val="false"/>
            <w:spacing w:val="0"/>
            <w:w w:val="100"/>
            <w:position w:val="0"/>
            <w:sz w:val="24"/>
            <w:sz w:val="24"/>
            <w:szCs w:val="24"/>
            <w:vertAlign w:val="baseline"/>
          </w:rPr>
          <w:t xml:space="preserve"> amulets </w:t>
        </w:r>
      </w:ins>
      <w:ins w:id="654" w:author="USER" w:date="2013-02-24T13:35:00Z">
        <w:r>
          <w:rPr>
            <w:rFonts w:cs="Times New Roman"/>
            <w:b w:val="false"/>
            <w:bCs w:val="false"/>
            <w:spacing w:val="0"/>
            <w:sz w:val="24"/>
            <w:szCs w:val="24"/>
          </w:rPr>
          <w:t xml:space="preserve"> </w:t>
        </w:r>
      </w:ins>
      <w:ins w:id="655" w:author="USER" w:date="2013-02-24T17:30:00Z">
        <w:r>
          <w:rPr>
            <w:rFonts w:cs="Times New Roman"/>
            <w:b w:val="false"/>
            <w:bCs w:val="false"/>
            <w:spacing w:val="0"/>
            <w:sz w:val="24"/>
            <w:szCs w:val="24"/>
          </w:rPr>
          <w:t>set in</w:t>
        </w:r>
      </w:ins>
      <w:ins w:id="656" w:author="USER" w:date="2013-02-24T13:35:00Z">
        <w:r>
          <w:rPr>
            <w:rFonts w:cs="Times New Roman"/>
            <w:b w:val="false"/>
            <w:bCs w:val="false"/>
            <w:spacing w:val="0"/>
            <w:sz w:val="24"/>
            <w:szCs w:val="24"/>
          </w:rPr>
          <w:t xml:space="preserve"> gourds or baskets</w:t>
        </w:r>
      </w:ins>
      <w:ins w:id="657" w:author="USER" w:date="2013-02-24T17:32:00Z">
        <w:r>
          <w:rPr>
            <w:rFonts w:cs="Times New Roman"/>
            <w:b w:val="false"/>
            <w:bCs w:val="false"/>
            <w:spacing w:val="0"/>
            <w:sz w:val="24"/>
            <w:szCs w:val="24"/>
          </w:rPr>
          <w:t xml:space="preserve">, </w:t>
        </w:r>
      </w:ins>
      <w:ins w:id="658" w:author="USER" w:date="2013-02-24T17:30:00Z">
        <w:r>
          <w:rPr>
            <w:rFonts w:cs="Times New Roman"/>
            <w:b w:val="false"/>
            <w:bCs w:val="false"/>
            <w:spacing w:val="0"/>
            <w:sz w:val="24"/>
            <w:szCs w:val="24"/>
          </w:rPr>
          <w:t xml:space="preserve">sometimes hollowed to contain a precious quartz crystal </w:t>
        </w:r>
      </w:ins>
      <w:ins w:id="659" w:author="USER" w:date="2013-02-24T17:31:00Z">
        <w:r>
          <w:rPr>
            <w:rFonts w:cs="Times New Roman"/>
            <w:b w:val="false"/>
            <w:bCs w:val="false"/>
            <w:spacing w:val="0"/>
            <w:sz w:val="24"/>
            <w:szCs w:val="24"/>
          </w:rPr>
          <w:t>or other medicine bu</w:t>
        </w:r>
      </w:ins>
      <w:ins w:id="660" w:author="USER" w:date="2013-02-24T17:32:00Z">
        <w:r>
          <w:rPr>
            <w:rFonts w:cs="Times New Roman"/>
            <w:b w:val="false"/>
            <w:bCs w:val="false"/>
            <w:spacing w:val="0"/>
            <w:sz w:val="24"/>
            <w:szCs w:val="24"/>
          </w:rPr>
          <w:t>n</w:t>
        </w:r>
      </w:ins>
      <w:ins w:id="661" w:author="USER" w:date="2013-02-24T17:31:00Z">
        <w:r>
          <w:rPr>
            <w:rFonts w:cs="Times New Roman"/>
            <w:b w:val="false"/>
            <w:bCs w:val="false"/>
            <w:spacing w:val="0"/>
            <w:sz w:val="24"/>
            <w:szCs w:val="24"/>
          </w:rPr>
          <w:t>dle amulet</w:t>
        </w:r>
      </w:ins>
      <w:ins w:id="662" w:author="USER" w:date="2013-02-24T13:35:00Z">
        <w:r>
          <w:rPr>
            <w:rFonts w:cs="Times New Roman"/>
            <w:b w:val="false"/>
            <w:bCs w:val="false"/>
            <w:spacing w:val="0"/>
            <w:sz w:val="24"/>
            <w:szCs w:val="24"/>
          </w:rPr>
          <w:t xml:space="preserve"> </w:t>
        </w:r>
      </w:ins>
      <w:ins w:id="663" w:author="USER" w:date="2013-02-24T17:33:00Z">
        <w:r>
          <w:rPr>
            <w:rFonts w:cs="Times New Roman"/>
            <w:b w:val="false"/>
            <w:bCs w:val="false"/>
            <w:spacing w:val="0"/>
            <w:sz w:val="24"/>
            <w:szCs w:val="24"/>
          </w:rPr>
          <w:t xml:space="preserve">with its own </w:t>
        </w:r>
      </w:ins>
      <w:ins w:id="664" w:author="USER" w:date="2013-02-24T13:35:00Z">
        <w:r>
          <w:rPr>
            <w:rFonts w:cs="Times New Roman"/>
            <w:b w:val="false"/>
            <w:bCs w:val="false"/>
            <w:spacing w:val="0"/>
            <w:sz w:val="24"/>
            <w:szCs w:val="24"/>
          </w:rPr>
          <w:t>magical efficac</w:t>
        </w:r>
      </w:ins>
      <w:ins w:id="665" w:author="USER" w:date="2013-02-24T17:33:00Z">
        <w:r>
          <w:rPr>
            <w:rFonts w:cs="Times New Roman"/>
            <w:b w:val="false"/>
            <w:bCs w:val="false"/>
            <w:spacing w:val="0"/>
            <w:sz w:val="24"/>
            <w:szCs w:val="24"/>
          </w:rPr>
          <w:t>y</w:t>
        </w:r>
      </w:ins>
      <w:ins w:id="666" w:author="USER" w:date="2013-02-24T13:35:00Z">
        <w:r>
          <w:rPr>
            <w:rFonts w:cs="Times New Roman"/>
            <w:b w:val="false"/>
            <w:bCs w:val="false"/>
            <w:spacing w:val="0"/>
            <w:sz w:val="24"/>
            <w:szCs w:val="24"/>
          </w:rPr>
          <w:t xml:space="preserve"> (</w:t>
        </w:r>
      </w:ins>
      <w:ins w:id="667" w:author="USER" w:date="2013-02-24T17:34:00Z">
        <w:r>
          <w:rPr>
            <w:rFonts w:cs="Times New Roman"/>
            <w:b w:val="false"/>
            <w:bCs w:val="false"/>
            <w:spacing w:val="0"/>
            <w:sz w:val="24"/>
            <w:szCs w:val="24"/>
          </w:rPr>
          <w:t xml:space="preserve">Roberts and Roberts 1996: </w:t>
        </w:r>
      </w:ins>
      <w:ins w:id="668" w:author="USER" w:date="2013-02-24T17:34:00Z">
        <w:r>
          <w:rPr>
            <w:rFonts w:cs="Times New Roman"/>
            <w:b w:val="false"/>
            <w:bCs w:val="false"/>
            <w:spacing w:val="0"/>
            <w:sz w:val="24"/>
            <w:szCs w:val="24"/>
          </w:rPr>
          <w:t xml:space="preserve">239; </w:t>
        </w:r>
      </w:ins>
      <w:ins w:id="669" w:author="USER" w:date="2013-02-24T13:35:00Z">
        <w:r>
          <w:rPr>
            <w:rFonts w:cs="Times New Roman"/>
            <w:b w:val="false"/>
            <w:bCs w:val="false"/>
            <w:spacing w:val="0"/>
            <w:sz w:val="24"/>
            <w:szCs w:val="24"/>
          </w:rPr>
          <w:t>Petridis 2008: 43-45).</w:t>
        </w:r>
      </w:ins>
      <w:ins w:id="670" w:author="USER" w:date="2013-02-24T14:08:00Z">
        <w:r>
          <w:rPr>
            <w:rFonts w:cs="Times New Roman"/>
            <w:b w:val="false"/>
            <w:bCs w:val="false"/>
            <w:spacing w:val="0"/>
            <w:sz w:val="24"/>
            <w:szCs w:val="24"/>
          </w:rPr>
          <w:t xml:space="preserve"> </w:t>
          <w:tab/>
        </w:r>
      </w:ins>
    </w:p>
    <w:p>
      <w:pPr>
        <w:pStyle w:val="Normal"/>
        <w:rPr/>
      </w:pPr>
      <w:ins w:id="671" w:author="USER" w:date="2013-02-24T17:38:00Z">
        <w:r>
          <w:rPr>
            <w:rFonts w:cs="Times New Roman"/>
            <w:b w:val="false"/>
            <w:bCs w:val="false"/>
            <w:spacing w:val="0"/>
            <w:sz w:val="24"/>
            <w:szCs w:val="24"/>
          </w:rPr>
          <w:tab/>
        </w:r>
      </w:ins>
      <w:ins w:id="672" w:author="USER" w:date="2013-02-24T17:42:00Z">
        <w:r>
          <w:rPr>
            <w:rFonts w:cs="Times New Roman"/>
            <w:b w:val="false"/>
            <w:bCs w:val="false"/>
            <w:spacing w:val="0"/>
            <w:sz w:val="24"/>
            <w:szCs w:val="24"/>
          </w:rPr>
          <w:t>Indeed, t</w:t>
        </w:r>
      </w:ins>
      <w:ins w:id="673" w:author="USER" w:date="2013-02-24T17:38:00Z">
        <w:r>
          <w:rPr>
            <w:rFonts w:cs="Times New Roman"/>
            <w:b w:val="false"/>
            <w:bCs w:val="false"/>
            <w:spacing w:val="0"/>
            <w:sz w:val="24"/>
            <w:szCs w:val="24"/>
          </w:rPr>
          <w:t>his magical efficacy</w:t>
        </w:r>
      </w:ins>
      <w:ins w:id="674" w:author="USER" w:date="2013-02-24T17:39:00Z">
        <w:r>
          <w:rPr>
            <w:rFonts w:cs="Times New Roman"/>
            <w:b w:val="false"/>
            <w:bCs w:val="false"/>
            <w:spacing w:val="0"/>
            <w:sz w:val="24"/>
            <w:szCs w:val="24"/>
          </w:rPr>
          <w:t xml:space="preserve"> was annually witnessed </w:t>
        </w:r>
      </w:ins>
      <w:ins w:id="675" w:author="USER" w:date="2013-02-24T17:42:00Z">
        <w:r>
          <w:rPr>
            <w:rFonts w:cs="Times New Roman"/>
            <w:b w:val="false"/>
            <w:bCs w:val="false"/>
            <w:spacing w:val="0"/>
            <w:sz w:val="24"/>
            <w:szCs w:val="24"/>
          </w:rPr>
          <w:t>in the cycle of the seasons that was explicated in the Luba myth</w:t>
        </w:r>
      </w:ins>
      <w:ins w:id="676" w:author="USER" w:date="2013-02-24T17:42:00Z">
        <w:r>
          <w:rPr>
            <w:rFonts w:cs="Times New Roman"/>
            <w:b/>
            <w:bCs/>
            <w:spacing w:val="0"/>
            <w:sz w:val="24"/>
            <w:szCs w:val="24"/>
          </w:rPr>
          <w:t xml:space="preserve">  </w:t>
        </w:r>
      </w:ins>
      <w:ins w:id="677" w:author="USER" w:date="2013-02-22T13:45:00Z">
        <w:r>
          <w:rPr/>
          <w:t xml:space="preserve">whereby the lord of excess (Nkongolo Mwamba) is opposed by his son, the avatar of </w:t>
        </w:r>
      </w:ins>
      <w:ins w:id="678" w:author="USER" w:date="2013-02-22T13:46:00Z">
        <w:r>
          <w:rPr/>
          <w:t>moderation, Mbidi Kiluwe</w:t>
        </w:r>
      </w:ins>
      <w:ins w:id="679" w:author="USER" w:date="2013-02-24T17:43:00Z">
        <w:r>
          <w:rPr/>
          <w:t>;</w:t>
        </w:r>
      </w:ins>
      <w:ins w:id="680" w:author="USER" w:date="2013-02-22T13:47:00Z">
        <w:r>
          <w:rPr/>
          <w:t xml:space="preserve"> </w:t>
        </w:r>
      </w:ins>
      <w:ins w:id="681" w:author="USER" w:date="2013-02-24T17:43:00Z">
        <w:r>
          <w:rPr/>
          <w:t xml:space="preserve">however, these two seemingly </w:t>
        </w:r>
      </w:ins>
      <w:ins w:id="682" w:author="USER" w:date="2013-02-24T17:44:00Z">
        <w:r>
          <w:rPr/>
          <w:t>opposing</w:t>
        </w:r>
      </w:ins>
      <w:ins w:id="683" w:author="USER" w:date="2013-02-24T17:43:00Z">
        <w:r>
          <w:rPr/>
          <w:t xml:space="preserve"> forces </w:t>
        </w:r>
      </w:ins>
      <w:ins w:id="684" w:author="USER" w:date="2013-02-22T14:13:00Z">
        <w:r>
          <w:rPr/>
          <w:t>exemplify</w:t>
        </w:r>
      </w:ins>
      <w:ins w:id="685" w:author="USER" w:date="2013-02-22T13:47:00Z">
        <w:r>
          <w:rPr/>
          <w:t xml:space="preserve"> aspects of the other's attributes</w:t>
        </w:r>
      </w:ins>
      <w:ins w:id="686" w:author="USER" w:date="2013-02-24T17:44:00Z">
        <w:r>
          <w:rPr/>
          <w:t xml:space="preserve"> in their separate beings</w:t>
        </w:r>
      </w:ins>
      <w:ins w:id="687" w:author="USER" w:date="2013-02-22T13:47:00Z">
        <w:r>
          <w:rPr/>
          <w:t xml:space="preserve">. </w:t>
        </w:r>
      </w:ins>
      <w:ins w:id="688" w:author="USER" w:date="2013-02-22T13:48:00Z">
        <w:r>
          <w:rPr/>
          <w:t xml:space="preserve">The world of the </w:t>
        </w:r>
      </w:ins>
      <w:ins w:id="689" w:author="USER" w:date="2013-02-22T14:32:00Z">
        <w:r>
          <w:rPr/>
          <w:t>Bugabo</w:t>
        </w:r>
      </w:ins>
      <w:ins w:id="690" w:author="USER" w:date="2013-02-22T13:48:00Z">
        <w:r>
          <w:rPr/>
          <w:t xml:space="preserve"> is a complex intermixture of excesses and moderations </w:t>
        </w:r>
      </w:ins>
      <w:ins w:id="691" w:author="USER" w:date="2013-02-24T17:45:00Z">
        <w:r>
          <w:rPr/>
          <w:t xml:space="preserve">providing the model for humans that </w:t>
        </w:r>
      </w:ins>
      <w:ins w:id="692" w:author="USER" w:date="2013-02-22T13:48:00Z">
        <w:r>
          <w:rPr/>
          <w:t xml:space="preserve">the </w:t>
        </w:r>
      </w:ins>
      <w:ins w:id="693" w:author="USER" w:date="2013-02-24T17:45:00Z">
        <w:r>
          <w:rPr/>
          <w:t>desirable</w:t>
        </w:r>
      </w:ins>
      <w:ins w:id="694" w:author="USER" w:date="2013-02-22T13:48:00Z">
        <w:r>
          <w:rPr/>
          <w:t xml:space="preserve"> course of action is one of degree and not one of </w:t>
        </w:r>
      </w:ins>
      <w:ins w:id="695" w:author="USER" w:date="2013-02-22T13:49:00Z">
        <w:r>
          <w:rPr/>
          <w:t xml:space="preserve">absolutes. </w:t>
        </w:r>
      </w:ins>
      <w:ins w:id="696" w:author="USER" w:date="2013-02-22T13:50:00Z">
        <w:r>
          <w:rPr/>
          <w:t>Th</w:t>
        </w:r>
      </w:ins>
      <w:ins w:id="697" w:author="USER" w:date="2013-02-24T17:46:00Z">
        <w:r>
          <w:rPr/>
          <w:t>is</w:t>
        </w:r>
      </w:ins>
      <w:ins w:id="698" w:author="USER" w:date="2013-02-22T13:50:00Z">
        <w:r>
          <w:rPr/>
          <w:t xml:space="preserve"> dialectic</w:t>
        </w:r>
      </w:ins>
      <w:ins w:id="699" w:author="USER" w:date="2013-02-24T17:46:00Z">
        <w:r>
          <w:rPr/>
          <w:t>al</w:t>
        </w:r>
      </w:ins>
      <w:ins w:id="700" w:author="USER" w:date="2013-02-22T13:50:00Z">
        <w:r>
          <w:rPr/>
          <w:t xml:space="preserve"> drama </w:t>
        </w:r>
      </w:ins>
      <w:ins w:id="701" w:author="USER" w:date="2013-02-24T17:46:00Z">
        <w:r>
          <w:rPr/>
          <w:t>proceeds</w:t>
        </w:r>
      </w:ins>
      <w:ins w:id="702" w:author="USER" w:date="2013-02-22T13:50:00Z">
        <w:r>
          <w:rPr/>
          <w:t xml:space="preserve"> in demonstrable ways throughout the year. As farmers</w:t>
        </w:r>
      </w:ins>
      <w:ins w:id="703" w:author="USER" w:date="2013-02-22T14:13:00Z">
        <w:r>
          <w:rPr/>
          <w:t>,</w:t>
        </w:r>
      </w:ins>
      <w:ins w:id="704" w:author="USER" w:date="2013-02-22T13:50:00Z">
        <w:r>
          <w:rPr/>
          <w:t xml:space="preserve"> these people </w:t>
        </w:r>
      </w:ins>
      <w:ins w:id="705" w:author="USER" w:date="2013-02-24T17:47:00Z">
        <w:r>
          <w:rPr/>
          <w:t xml:space="preserve">of the Bugabo </w:t>
        </w:r>
      </w:ins>
      <w:ins w:id="706" w:author="USER" w:date="2013-02-22T13:50:00Z">
        <w:r>
          <w:rPr/>
          <w:t>realize</w:t>
        </w:r>
      </w:ins>
      <w:ins w:id="707" w:author="USER" w:date="2013-02-22T14:13:00Z">
        <w:r>
          <w:rPr/>
          <w:t>d</w:t>
        </w:r>
      </w:ins>
      <w:ins w:id="708" w:author="USER" w:date="2013-02-22T13:50:00Z">
        <w:r>
          <w:rPr/>
          <w:t xml:space="preserve"> the importance of </w:t>
        </w:r>
      </w:ins>
      <w:ins w:id="709" w:author="USER" w:date="2013-02-24T17:48:00Z">
        <w:r>
          <w:rPr/>
          <w:t xml:space="preserve">both </w:t>
        </w:r>
      </w:ins>
      <w:ins w:id="710" w:author="USER" w:date="2013-02-22T13:50:00Z">
        <w:r>
          <w:rPr/>
          <w:t>rain</w:t>
        </w:r>
      </w:ins>
      <w:ins w:id="711" w:author="USER" w:date="2013-02-22T14:20:00Z">
        <w:r>
          <w:rPr/>
          <w:t xml:space="preserve"> </w:t>
        </w:r>
      </w:ins>
      <w:ins w:id="712" w:author="USER" w:date="2013-02-22T13:50:00Z">
        <w:r>
          <w:rPr/>
          <w:t xml:space="preserve">and sunlight. </w:t>
        </w:r>
      </w:ins>
      <w:ins w:id="713" w:author="USER" w:date="2013-02-24T17:46:00Z">
        <w:r>
          <w:rPr/>
          <w:t>Among the</w:t>
        </w:r>
      </w:ins>
      <w:ins w:id="714" w:author="USER" w:date="2013-02-22T13:51:00Z">
        <w:r>
          <w:rPr/>
          <w:t xml:space="preserve"> </w:t>
        </w:r>
      </w:ins>
      <w:ins w:id="715" w:author="USER" w:date="2013-02-22T13:53:00Z">
        <w:r>
          <w:rPr/>
          <w:t>Tabwa</w:t>
        </w:r>
      </w:ins>
      <w:ins w:id="716" w:author="USER" w:date="2013-02-24T17:48:00Z">
        <w:r>
          <w:rPr/>
          <w:t>, the</w:t>
        </w:r>
      </w:ins>
      <w:ins w:id="717" w:author="USER" w:date="2013-02-22T13:53:00Z">
        <w:r>
          <w:rPr/>
          <w:t xml:space="preserve"> </w:t>
        </w:r>
      </w:ins>
      <w:ins w:id="718" w:author="USER" w:date="2013-02-22T13:51:00Z">
        <w:r>
          <w:rPr/>
          <w:t>avatar of rain, Nfwim</w:t>
        </w:r>
      </w:ins>
      <w:ins w:id="719" w:author="USER" w:date="2013-02-22T13:52:00Z">
        <w:r>
          <w:rPr/>
          <w:t>in</w:t>
        </w:r>
      </w:ins>
      <w:ins w:id="720" w:author="USER" w:date="2013-02-22T13:51:00Z">
        <w:r>
          <w:rPr/>
          <w:t xml:space="preserve">a, is an </w:t>
        </w:r>
      </w:ins>
      <w:ins w:id="721" w:author="USER" w:date="2013-02-22T13:54:00Z">
        <w:r>
          <w:rPr/>
          <w:t>overarching</w:t>
        </w:r>
      </w:ins>
      <w:ins w:id="722" w:author="USER" w:date="2013-02-22T13:51:00Z">
        <w:r>
          <w:rPr/>
          <w:t xml:space="preserve"> serpent </w:t>
        </w:r>
      </w:ins>
      <w:ins w:id="723" w:author="USER" w:date="2013-02-22T13:54:00Z">
        <w:r>
          <w:rPr/>
          <w:t>who</w:t>
        </w:r>
      </w:ins>
      <w:ins w:id="724" w:author="USER" w:date="2013-02-22T13:52:00Z">
        <w:r>
          <w:rPr/>
          <w:t xml:space="preserve"> exhales the rainbow</w:t>
        </w:r>
      </w:ins>
      <w:ins w:id="725" w:author="USER" w:date="2013-02-22T13:54:00Z">
        <w:r>
          <w:rPr/>
          <w:t xml:space="preserve">  after </w:t>
        </w:r>
      </w:ins>
      <w:ins w:id="726" w:author="USER" w:date="2013-02-22T14:14:00Z">
        <w:r>
          <w:rPr/>
          <w:t>having let</w:t>
        </w:r>
      </w:ins>
      <w:ins w:id="727" w:author="USER" w:date="2013-02-22T13:54:00Z">
        <w:r>
          <w:rPr/>
          <w:t xml:space="preserve"> forth the rain and so transforms himself into </w:t>
        </w:r>
      </w:ins>
      <w:ins w:id="728" w:author="USER" w:date="2013-02-22T13:55:00Z">
        <w:r>
          <w:rPr/>
          <w:t>his</w:t>
        </w:r>
      </w:ins>
      <w:ins w:id="729" w:author="USER" w:date="2013-02-22T13:54:00Z">
        <w:r>
          <w:rPr/>
          <w:t xml:space="preserve"> </w:t>
        </w:r>
      </w:ins>
      <w:ins w:id="730" w:author="USER" w:date="2013-02-22T14:15:00Z">
        <w:r>
          <w:rPr/>
          <w:t xml:space="preserve">duality, his </w:t>
        </w:r>
      </w:ins>
      <w:ins w:id="731" w:author="USER" w:date="2013-02-22T13:54:00Z">
        <w:r>
          <w:rPr/>
          <w:t xml:space="preserve">solar </w:t>
        </w:r>
      </w:ins>
      <w:ins w:id="732" w:author="USER" w:date="2013-02-22T13:55:00Z">
        <w:r>
          <w:rPr/>
          <w:t>aspect that makes plants and grasses sprout into maturity. Then</w:t>
        </w:r>
      </w:ins>
      <w:ins w:id="733" w:author="USER" w:date="2013-02-22T14:15:00Z">
        <w:r>
          <w:rPr/>
          <w:t>,</w:t>
        </w:r>
      </w:ins>
      <w:ins w:id="734" w:author="USER" w:date="2013-02-22T13:55:00Z">
        <w:r>
          <w:rPr/>
          <w:t xml:space="preserve"> when the season again becomes dry and hunting parties burn the bush</w:t>
        </w:r>
      </w:ins>
      <w:ins w:id="735" w:author="USER" w:date="2013-02-22T13:57:00Z">
        <w:r>
          <w:rPr/>
          <w:t xml:space="preserve"> to hunt the hidden game</w:t>
        </w:r>
      </w:ins>
      <w:ins w:id="736" w:author="USER" w:date="2013-02-22T13:55:00Z">
        <w:r>
          <w:rPr/>
          <w:t xml:space="preserve">, Nfwimina </w:t>
        </w:r>
      </w:ins>
      <w:ins w:id="737" w:author="USER" w:date="2013-02-22T14:00:00Z">
        <w:r>
          <w:rPr/>
          <w:t xml:space="preserve">is seen </w:t>
        </w:r>
      </w:ins>
      <w:ins w:id="738" w:author="USER" w:date="2013-02-22T13:59:00Z">
        <w:r>
          <w:rPr/>
          <w:t>stand</w:t>
        </w:r>
      </w:ins>
      <w:ins w:id="739" w:author="USER" w:date="2013-02-22T14:00:00Z">
        <w:r>
          <w:rPr/>
          <w:t>ing</w:t>
        </w:r>
      </w:ins>
      <w:ins w:id="740" w:author="USER" w:date="2013-02-22T13:59:00Z">
        <w:r>
          <w:rPr/>
          <w:t xml:space="preserve"> on his tail as </w:t>
        </w:r>
      </w:ins>
      <w:ins w:id="741" w:author="USER" w:date="2013-02-24T17:48:00Z">
        <w:r>
          <w:rPr/>
          <w:t xml:space="preserve">a </w:t>
        </w:r>
      </w:ins>
      <w:ins w:id="742" w:author="USER" w:date="2013-02-22T13:58:00Z">
        <w:r>
          <w:rPr/>
          <w:t xml:space="preserve">spiral of smoke </w:t>
        </w:r>
      </w:ins>
      <w:ins w:id="743" w:author="USER" w:date="2013-02-22T14:18:00Z">
        <w:r>
          <w:rPr/>
          <w:t>as</w:t>
        </w:r>
      </w:ins>
      <w:ins w:id="744" w:author="USER" w:date="2013-02-22T14:15:00Z">
        <w:r>
          <w:rPr/>
          <w:t xml:space="preserve"> he</w:t>
        </w:r>
      </w:ins>
      <w:ins w:id="745" w:author="USER" w:date="2013-02-22T14:00:00Z">
        <w:r>
          <w:rPr/>
          <w:t xml:space="preserve"> drive</w:t>
        </w:r>
      </w:ins>
      <w:ins w:id="746" w:author="USER" w:date="2013-02-22T14:15:00Z">
        <w:r>
          <w:rPr/>
          <w:t>s</w:t>
        </w:r>
      </w:ins>
      <w:ins w:id="747" w:author="USER" w:date="2013-02-22T14:00:00Z">
        <w:r>
          <w:rPr/>
          <w:t xml:space="preserve"> </w:t>
        </w:r>
      </w:ins>
      <w:ins w:id="748" w:author="USER" w:date="2013-02-22T13:58:00Z">
        <w:r>
          <w:rPr/>
          <w:t>game to the hunters</w:t>
        </w:r>
      </w:ins>
      <w:ins w:id="749" w:author="USER" w:date="2013-02-22T14:00:00Z">
        <w:r>
          <w:rPr/>
          <w:t xml:space="preserve">. </w:t>
        </w:r>
      </w:ins>
      <w:ins w:id="750" w:author="USER" w:date="2013-02-24T17:49:00Z">
        <w:r>
          <w:rPr/>
          <w:t>Then</w:t>
        </w:r>
      </w:ins>
      <w:ins w:id="751" w:author="USER" w:date="2013-02-22T14:00:00Z">
        <w:r>
          <w:rPr/>
          <w:t xml:space="preserve"> Nfwimina provides meat for the people</w:t>
        </w:r>
      </w:ins>
      <w:ins w:id="752" w:author="USER" w:date="2013-02-22T14:01:00Z">
        <w:r>
          <w:rPr/>
          <w:t>, but</w:t>
        </w:r>
      </w:ins>
      <w:ins w:id="753" w:author="USER" w:date="2013-02-22T14:10:00Z">
        <w:r>
          <w:rPr/>
          <w:t>,</w:t>
        </w:r>
      </w:ins>
      <w:ins w:id="754" w:author="USER" w:date="2013-02-22T14:01:00Z">
        <w:r>
          <w:rPr/>
          <w:t xml:space="preserve"> even as the meat </w:t>
        </w:r>
      </w:ins>
      <w:ins w:id="755" w:author="USER" w:date="2013-02-22T14:16:00Z">
        <w:r>
          <w:rPr/>
          <w:t>is</w:t>
        </w:r>
      </w:ins>
      <w:ins w:id="756" w:author="USER" w:date="2013-02-22T14:10:00Z">
        <w:r>
          <w:rPr/>
          <w:t xml:space="preserve"> being</w:t>
        </w:r>
      </w:ins>
      <w:ins w:id="757" w:author="USER" w:date="2013-02-22T14:01:00Z">
        <w:r>
          <w:rPr/>
          <w:t xml:space="preserve"> cooked</w:t>
        </w:r>
      </w:ins>
      <w:ins w:id="758" w:author="USER" w:date="2013-02-22T14:11:00Z">
        <w:r>
          <w:rPr/>
          <w:t>,</w:t>
        </w:r>
      </w:ins>
      <w:ins w:id="759" w:author="USER" w:date="2013-02-22T14:01:00Z">
        <w:r>
          <w:rPr/>
          <w:t xml:space="preserve"> clouds </w:t>
        </w:r>
      </w:ins>
      <w:ins w:id="760" w:author="USER" w:date="2013-02-22T14:16:00Z">
        <w:r>
          <w:rPr/>
          <w:t>are</w:t>
        </w:r>
      </w:ins>
      <w:ins w:id="761" w:author="USER" w:date="2013-02-22T14:11:00Z">
        <w:r>
          <w:rPr/>
          <w:t xml:space="preserve"> building</w:t>
        </w:r>
      </w:ins>
      <w:ins w:id="762" w:author="USER" w:date="2013-02-22T14:01:00Z">
        <w:r>
          <w:rPr/>
          <w:t xml:space="preserve"> on the horizon and Nfwimina </w:t>
        </w:r>
      </w:ins>
      <w:ins w:id="763" w:author="USER" w:date="2013-02-22T14:11:00Z">
        <w:r>
          <w:rPr/>
          <w:t>on</w:t>
        </w:r>
      </w:ins>
      <w:ins w:id="764" w:author="USER" w:date="2013-02-22T14:16:00Z">
        <w:r>
          <w:rPr/>
          <w:t>c</w:t>
        </w:r>
      </w:ins>
      <w:ins w:id="765" w:author="USER" w:date="2013-02-22T14:11:00Z">
        <w:r>
          <w:rPr/>
          <w:t xml:space="preserve">e more </w:t>
        </w:r>
      </w:ins>
      <w:ins w:id="766" w:author="USER" w:date="2013-02-22T14:01:00Z">
        <w:r>
          <w:rPr/>
          <w:t>bec</w:t>
        </w:r>
      </w:ins>
      <w:ins w:id="767" w:author="USER" w:date="2013-02-22T14:16:00Z">
        <w:r>
          <w:rPr/>
          <w:t>o</w:t>
        </w:r>
      </w:ins>
      <w:ins w:id="768" w:author="USER" w:date="2013-02-22T14:11:00Z">
        <w:r>
          <w:rPr/>
          <w:t>me</w:t>
        </w:r>
      </w:ins>
      <w:ins w:id="769" w:author="USER" w:date="2013-02-22T14:16:00Z">
        <w:r>
          <w:rPr/>
          <w:t xml:space="preserve">s his </w:t>
        </w:r>
      </w:ins>
      <w:ins w:id="770" w:author="USER" w:date="2013-02-22T14:19:00Z">
        <w:r>
          <w:rPr/>
          <w:t>duality</w:t>
        </w:r>
      </w:ins>
      <w:ins w:id="771" w:author="USER" w:date="2013-02-24T17:49:00Z">
        <w:r>
          <w:rPr/>
          <w:t xml:space="preserve"> </w:t>
        </w:r>
      </w:ins>
      <w:ins w:id="772" w:author="USER" w:date="2013-02-22T14:16:00Z">
        <w:r>
          <w:rPr/>
          <w:t>--</w:t>
        </w:r>
      </w:ins>
      <w:ins w:id="773" w:author="USER" w:date="2013-02-22T14:01:00Z">
        <w:r>
          <w:rPr/>
          <w:t xml:space="preserve"> the rain avatar</w:t>
        </w:r>
      </w:ins>
      <w:ins w:id="774" w:author="USER" w:date="2013-02-24T17:49:00Z">
        <w:r>
          <w:rPr/>
          <w:t xml:space="preserve"> </w:t>
        </w:r>
      </w:ins>
      <w:ins w:id="775" w:author="USER" w:date="2013-02-22T14:16:00Z">
        <w:r>
          <w:rPr/>
          <w:t>--</w:t>
        </w:r>
      </w:ins>
      <w:ins w:id="776" w:author="USER" w:date="2013-02-22T14:01:00Z">
        <w:r>
          <w:rPr/>
          <w:t xml:space="preserve"> to recommence the cycle of seasons</w:t>
        </w:r>
      </w:ins>
      <w:ins w:id="777" w:author="USER" w:date="2013-02-22T14:11:00Z">
        <w:r>
          <w:rPr/>
          <w:t xml:space="preserve"> (</w:t>
        </w:r>
      </w:ins>
      <w:ins w:id="778" w:author="USER" w:date="2013-02-24T17:49:00Z">
        <w:r>
          <w:rPr/>
          <w:t xml:space="preserve">see </w:t>
        </w:r>
      </w:ins>
      <w:ins w:id="779" w:author="USER" w:date="2013-02-22T14:11:00Z">
        <w:r>
          <w:rPr/>
          <w:t xml:space="preserve">Roberts </w:t>
        </w:r>
      </w:ins>
      <w:ins w:id="780" w:author="USER" w:date="2013-02-22T14:12:00Z">
        <w:r>
          <w:rPr/>
          <w:t>1986:26)</w:t>
        </w:r>
      </w:ins>
      <w:ins w:id="781" w:author="USER" w:date="2013-02-22T14:01:00Z">
        <w:r>
          <w:rPr/>
          <w:t>.</w:t>
        </w:r>
      </w:ins>
      <w:ins w:id="782" w:author="USER" w:date="2013-02-22T13:55:00Z">
        <w:r>
          <w:rPr/>
          <w:t xml:space="preserve"> </w:t>
        </w:r>
      </w:ins>
      <w:del w:id="783" w:author="USER" w:date="2013-02-22T14:02:00Z">
        <w:r>
          <w:rPr/>
          <w:delText xml:space="preserve">The </w:delText>
        </w:r>
      </w:del>
      <w:ins w:id="784" w:author="USER" w:date="2013-02-22T14:02:00Z">
        <w:r>
          <w:rPr/>
          <w:t xml:space="preserve">Thus, the </w:t>
        </w:r>
      </w:ins>
      <w:r>
        <w:rPr/>
        <w:t xml:space="preserve">Bugabo </w:t>
      </w:r>
      <w:del w:id="785" w:author="USER" w:date="2013-02-24T17:50:00Z">
        <w:r>
          <w:rPr/>
          <w:delText xml:space="preserve">sodality was </w:delText>
        </w:r>
      </w:del>
      <w:del w:id="786" w:author="USER" w:date="2013-02-22T14:21:00Z">
        <w:r>
          <w:rPr/>
          <w:delText xml:space="preserve">originally a protective secret society </w:delText>
        </w:r>
      </w:del>
      <w:ins w:id="787" w:author="USER" w:date="2013-02-24T17:50:00Z">
        <w:r>
          <w:rPr/>
          <w:t>encompasses</w:t>
        </w:r>
      </w:ins>
      <w:ins w:id="788" w:author="USER" w:date="2013-02-22T14:03:00Z">
        <w:r>
          <w:rPr/>
          <w:t xml:space="preserve"> th</w:t>
        </w:r>
      </w:ins>
      <w:ins w:id="789" w:author="USER" w:date="2013-02-24T17:50:00Z">
        <w:r>
          <w:rPr/>
          <w:t>is</w:t>
        </w:r>
      </w:ins>
      <w:ins w:id="790" w:author="USER" w:date="2013-02-22T14:03:00Z">
        <w:r>
          <w:rPr/>
          <w:t xml:space="preserve"> mythic </w:t>
        </w:r>
      </w:ins>
      <w:ins w:id="791" w:author="USER" w:date="2013-02-24T17:50:00Z">
        <w:r>
          <w:rPr/>
          <w:t>cycle</w:t>
        </w:r>
      </w:ins>
      <w:ins w:id="792" w:author="USER" w:date="2013-02-22T14:03:00Z">
        <w:r>
          <w:rPr/>
          <w:t>s</w:t>
        </w:r>
      </w:ins>
      <w:ins w:id="793" w:author="USER" w:date="2013-02-22T14:21:00Z">
        <w:r>
          <w:rPr/>
          <w:t xml:space="preserve">, </w:t>
        </w:r>
      </w:ins>
      <w:ins w:id="794" w:author="USER" w:date="2013-02-24T17:50:00Z">
        <w:r>
          <w:rPr/>
          <w:t>encompassing</w:t>
        </w:r>
      </w:ins>
      <w:ins w:id="795" w:author="USER" w:date="2013-02-22T14:21:00Z">
        <w:r>
          <w:rPr/>
          <w:t xml:space="preserve"> the vicissitudes of humans and nature. </w:t>
        </w:r>
      </w:ins>
    </w:p>
    <w:p>
      <w:pPr>
        <w:pStyle w:val="Normal"/>
        <w:rPr/>
      </w:pPr>
      <w:ins w:id="796" w:author="USER" w:date="2013-02-24T17:51:00Z">
        <w:r>
          <w:rPr/>
          <w:tab/>
        </w:r>
      </w:ins>
      <w:ins w:id="797" w:author="USER" w:date="2013-02-22T14:21:00Z">
        <w:r>
          <w:rPr/>
          <w:t>The</w:t>
        </w:r>
      </w:ins>
      <w:ins w:id="798" w:author="USER" w:date="2013-02-24T17:51:00Z">
        <w:r>
          <w:rPr/>
          <w:t xml:space="preserve"> followers of Bugabo</w:t>
        </w:r>
      </w:ins>
      <w:ins w:id="799" w:author="USER" w:date="2013-02-22T14:21:00Z">
        <w:r>
          <w:rPr/>
          <w:t xml:space="preserve"> were also </w:t>
        </w:r>
      </w:ins>
      <w:ins w:id="800" w:author="USER" w:date="2013-02-22T14:22:00Z">
        <w:r>
          <w:rPr/>
          <w:t xml:space="preserve">politically </w:t>
        </w:r>
      </w:ins>
      <w:del w:id="801" w:author="USER" w:date="2013-02-22T14:03:00Z">
        <w:r>
          <w:rPr/>
          <w:delText xml:space="preserve">that had developed in the eighteenth century by the </w:delText>
        </w:r>
      </w:del>
      <w:r>
        <w:rPr/>
        <w:t>very independent</w:t>
      </w:r>
      <w:ins w:id="802" w:author="USER" w:date="2013-02-22T14:22:00Z">
        <w:r>
          <w:rPr/>
          <w:t xml:space="preserve">. Their </w:t>
        </w:r>
      </w:ins>
      <w:r>
        <w:rPr/>
        <w:t xml:space="preserve"> tribal groups of </w:t>
      </w:r>
      <w:ins w:id="803" w:author="USER" w:date="2013-02-22T11:05:00Z">
        <w:r>
          <w:rPr/>
          <w:t xml:space="preserve">the east </w:t>
        </w:r>
      </w:ins>
      <w:del w:id="804" w:author="USER" w:date="2013-02-22T11:05:00Z">
        <w:r>
          <w:rPr/>
          <w:delText xml:space="preserve">the </w:delText>
        </w:r>
      </w:del>
      <w:ins w:id="805" w:author="USER" w:date="2013-02-22T11:05:00Z">
        <w:r>
          <w:rPr/>
          <w:t>central African region</w:t>
        </w:r>
      </w:ins>
      <w:ins w:id="806" w:author="USER" w:date="2013-02-22T14:22:00Z">
        <w:r>
          <w:rPr/>
          <w:t xml:space="preserve"> did not </w:t>
        </w:r>
      </w:ins>
      <w:ins w:id="807" w:author="USER" w:date="2013-02-24T17:51:00Z">
        <w:r>
          <w:rPr/>
          <w:t xml:space="preserve">necessarily </w:t>
        </w:r>
      </w:ins>
      <w:ins w:id="808" w:author="USER" w:date="2013-02-22T14:22:00Z">
        <w:r>
          <w:rPr/>
          <w:t xml:space="preserve">succumb even to the </w:t>
        </w:r>
      </w:ins>
      <w:ins w:id="809" w:author="USER" w:date="2013-02-22T14:04:00Z">
        <w:r>
          <w:rPr/>
          <w:t>rule of local chieftains</w:t>
        </w:r>
      </w:ins>
      <w:ins w:id="810" w:author="USER" w:date="2013-02-24T17:52:00Z">
        <w:r>
          <w:rPr/>
          <w:t xml:space="preserve"> so why should they succumb to the colonialist Europeans</w:t>
        </w:r>
      </w:ins>
      <w:ins w:id="811" w:author="USER" w:date="2013-02-22T14:23:00Z">
        <w:r>
          <w:rPr/>
          <w:t xml:space="preserve">. </w:t>
        </w:r>
      </w:ins>
      <w:ins w:id="812" w:author="USER" w:date="2013-02-24T17:52:00Z">
        <w:r>
          <w:rPr/>
          <w:t>A</w:t>
        </w:r>
      </w:ins>
      <w:ins w:id="813" w:author="USER" w:date="2013-02-24T17:53:00Z">
        <w:r>
          <w:rPr/>
          <w:t>s a result</w:t>
        </w:r>
      </w:ins>
      <w:ins w:id="814" w:author="USER" w:date="2013-02-22T11:05:00Z">
        <w:r>
          <w:rPr/>
          <w:t xml:space="preserve"> </w:t>
        </w:r>
      </w:ins>
      <w:del w:id="815" w:author="USER" w:date="2013-02-22T14:04:00Z">
        <w:r>
          <w:rPr/>
          <w:delText xml:space="preserve">who </w:delText>
        </w:r>
      </w:del>
      <w:ins w:id="816" w:author="USER" w:date="2013-02-22T14:04:00Z">
        <w:r>
          <w:rPr/>
          <w:t xml:space="preserve">they were </w:t>
        </w:r>
      </w:ins>
      <w:ins w:id="817" w:author="USER" w:date="2013-02-24T17:53:00Z">
        <w:r>
          <w:rPr/>
          <w:t xml:space="preserve">spiritually consolidated by Bugabo but politically </w:t>
        </w:r>
      </w:ins>
      <w:del w:id="818" w:author="USER" w:date="2013-02-24T17:52:00Z">
        <w:r>
          <w:rPr/>
          <w:delText xml:space="preserve">in essence </w:delText>
        </w:r>
      </w:del>
      <w:del w:id="819" w:author="USER" w:date="2013-02-22T14:04:00Z">
        <w:r>
          <w:rPr/>
          <w:delText xml:space="preserve">were </w:delText>
        </w:r>
      </w:del>
      <w:r>
        <w:rPr/>
        <w:t xml:space="preserve">fragmented because of their lack of consolidating chieftainships. This left the door open for </w:t>
      </w:r>
      <w:del w:id="820" w:author="USER" w:date="2013-02-22T14:05:00Z">
        <w:r>
          <w:rPr/>
          <w:delText xml:space="preserve">Lusinga Iwa Ng'ombe, an especially </w:delText>
        </w:r>
      </w:del>
      <w:r>
        <w:rPr/>
        <w:t>"sanguinary potentate</w:t>
      </w:r>
      <w:ins w:id="821" w:author="USER" w:date="2013-02-22T14:05:00Z">
        <w:r>
          <w:rPr/>
          <w:t>s</w:t>
        </w:r>
      </w:ins>
      <w:del w:id="822" w:author="USER" w:date="2013-02-24T17:54:00Z">
        <w:r>
          <w:rPr/>
          <w:delText>,</w:delText>
        </w:r>
      </w:del>
      <w:r>
        <w:rPr/>
        <w:t xml:space="preserve">"  </w:t>
      </w:r>
      <w:del w:id="823" w:author="USER" w:date="2013-02-22T14:05:00Z">
        <w:r>
          <w:rPr/>
          <w:delText>as he was called</w:delText>
        </w:r>
      </w:del>
      <w:ins w:id="824" w:author="USER" w:date="2013-02-22T14:05:00Z">
        <w:r>
          <w:rPr/>
          <w:t>an epithet coined</w:t>
        </w:r>
      </w:ins>
      <w:r>
        <w:rPr/>
        <w:t xml:space="preserve"> </w:t>
      </w:r>
      <w:ins w:id="825" w:author="USER" w:date="2013-02-22T14:06:00Z">
        <w:r>
          <w:rPr/>
          <w:t xml:space="preserve">in 1879 </w:t>
        </w:r>
      </w:ins>
      <w:r>
        <w:rPr/>
        <w:t>by the British explorer Joseph Thomson</w:t>
      </w:r>
      <w:ins w:id="826" w:author="USER" w:date="2013-02-22T14:06:00Z">
        <w:r>
          <w:rPr/>
          <w:t xml:space="preserve"> for one Lusinga Iwa Ng'ombe. Lusinga was</w:t>
        </w:r>
      </w:ins>
      <w:del w:id="827" w:author="USER" w:date="2013-02-22T14:06:00Z">
        <w:r>
          <w:rPr/>
          <w:delText xml:space="preserve"> who had visited him in 1879 on account of his</w:delText>
        </w:r>
      </w:del>
      <w:r>
        <w:rPr/>
        <w:t xml:space="preserve"> ruthless </w:t>
      </w:r>
      <w:ins w:id="828" w:author="USER" w:date="2013-02-22T14:07:00Z">
        <w:r>
          <w:rPr/>
          <w:t xml:space="preserve">in </w:t>
        </w:r>
      </w:ins>
      <w:r>
        <w:rPr/>
        <w:t xml:space="preserve">slaving </w:t>
      </w:r>
      <w:ins w:id="829" w:author="USER" w:date="2013-02-22T11:30:00Z">
        <w:r>
          <w:rPr/>
          <w:t xml:space="preserve">and ivory hunting </w:t>
        </w:r>
      </w:ins>
      <w:r>
        <w:rPr/>
        <w:t>for the east African trade</w:t>
      </w:r>
      <w:del w:id="830" w:author="USER" w:date="2013-02-22T11:30:00Z">
        <w:r>
          <w:rPr/>
          <w:delText xml:space="preserve">, </w:delText>
        </w:r>
      </w:del>
      <w:ins w:id="831" w:author="USER" w:date="2013-02-22T14:07:00Z">
        <w:r>
          <w:rPr/>
          <w:t xml:space="preserve"> and was anxious</w:t>
        </w:r>
      </w:ins>
      <w:ins w:id="832" w:author="USER" w:date="2013-02-22T11:30:00Z">
        <w:r>
          <w:rPr/>
          <w:t xml:space="preserve"> </w:t>
        </w:r>
      </w:ins>
      <w:r>
        <w:rPr/>
        <w:t xml:space="preserve">to set himself up as the </w:t>
      </w:r>
      <w:ins w:id="833" w:author="USER" w:date="2013-02-22T11:30:00Z">
        <w:r>
          <w:rPr/>
          <w:t>pan</w:t>
        </w:r>
      </w:ins>
      <w:ins w:id="834" w:author="USER" w:date="2013-02-22T11:31:00Z">
        <w:r>
          <w:rPr/>
          <w:t>-</w:t>
        </w:r>
      </w:ins>
      <w:ins w:id="835" w:author="USER" w:date="2013-02-22T11:30:00Z">
        <w:r>
          <w:rPr/>
          <w:t xml:space="preserve">African </w:t>
        </w:r>
      </w:ins>
      <w:r>
        <w:rPr/>
        <w:t xml:space="preserve">overlord </w:t>
      </w:r>
      <w:del w:id="836" w:author="USER" w:date="2013-02-22T11:06:00Z">
        <w:r>
          <w:rPr/>
          <w:delText xml:space="preserve">of these three groups </w:delText>
        </w:r>
      </w:del>
      <w:r>
        <w:rPr/>
        <w:t xml:space="preserve">of the </w:t>
      </w:r>
      <w:ins w:id="837" w:author="USER" w:date="2013-02-22T14:42:00Z">
        <w:r>
          <w:rPr/>
          <w:t>politically</w:t>
        </w:r>
      </w:ins>
      <w:ins w:id="838" w:author="USER" w:date="2013-02-22T14:23:00Z">
        <w:r>
          <w:rPr/>
          <w:t xml:space="preserve"> fragmented </w:t>
        </w:r>
      </w:ins>
      <w:r>
        <w:rPr/>
        <w:t xml:space="preserve">Luba, </w:t>
      </w:r>
      <w:del w:id="839" w:author="USER" w:date="2013-02-22T14:23:00Z">
        <w:r>
          <w:rPr/>
          <w:delText xml:space="preserve">the </w:delText>
        </w:r>
      </w:del>
      <w:r>
        <w:rPr/>
        <w:t xml:space="preserve">Tabwa and </w:t>
      </w:r>
      <w:del w:id="840" w:author="USER" w:date="2013-02-22T14:24:00Z">
        <w:r>
          <w:rPr/>
          <w:delText xml:space="preserve">the </w:delText>
        </w:r>
      </w:del>
      <w:r>
        <w:rPr/>
        <w:t>Hemba</w:t>
      </w:r>
      <w:ins w:id="841" w:author="USER" w:date="2013-02-22T11:06:00Z">
        <w:r>
          <w:rPr/>
          <w:t xml:space="preserve"> </w:t>
        </w:r>
      </w:ins>
      <w:r>
        <w:rPr/>
        <w:t xml:space="preserve"> (Roberts </w:t>
      </w:r>
      <w:ins w:id="842" w:author="USER" w:date="2013-02-22T14:07:00Z">
        <w:r>
          <w:rPr/>
          <w:t>2012</w:t>
        </w:r>
      </w:ins>
      <w:del w:id="843" w:author="USER" w:date="2013-02-22T14:07:00Z">
        <w:r>
          <w:rPr/>
          <w:delText xml:space="preserve">  </w:delText>
        </w:r>
      </w:del>
      <w:r>
        <w:rPr/>
        <w:t xml:space="preserve">: 1). </w:t>
      </w:r>
    </w:p>
    <w:p>
      <w:pPr>
        <w:pStyle w:val="Normal"/>
        <w:rPr/>
      </w:pPr>
      <w:ins w:id="844" w:author="USER" w:date="2013-02-22T11:06:00Z">
        <w:r>
          <w:rPr/>
          <w:tab/>
        </w:r>
      </w:ins>
      <w:r>
        <w:rPr/>
        <w:t xml:space="preserve">The </w:t>
      </w:r>
      <w:del w:id="845" w:author="USER" w:date="2013-02-22T14:24:00Z">
        <w:r>
          <w:rPr/>
          <w:delText xml:space="preserve">significance of the </w:delText>
        </w:r>
      </w:del>
      <w:ins w:id="846" w:author="USER" w:date="2013-02-22T14:24:00Z">
        <w:r>
          <w:rPr/>
          <w:t xml:space="preserve">Janus-faced </w:t>
        </w:r>
      </w:ins>
      <w:r>
        <w:rPr/>
        <w:t xml:space="preserve">headrest and the statuary </w:t>
      </w:r>
      <w:ins w:id="847" w:author="USER" w:date="2013-02-22T14:24:00Z">
        <w:r>
          <w:rPr/>
          <w:t xml:space="preserve">exemplifying </w:t>
        </w:r>
      </w:ins>
      <w:ins w:id="848" w:author="USER" w:date="2013-02-24T18:01:00Z">
        <w:r>
          <w:rPr/>
          <w:t xml:space="preserve">the </w:t>
        </w:r>
      </w:ins>
      <w:ins w:id="849" w:author="USER" w:date="2013-02-22T14:24:00Z">
        <w:r>
          <w:rPr/>
          <w:t>dualit</w:t>
        </w:r>
      </w:ins>
      <w:ins w:id="850" w:author="USER" w:date="2013-02-24T18:01:00Z">
        <w:r>
          <w:rPr/>
          <w:t>ies</w:t>
        </w:r>
      </w:ins>
      <w:ins w:id="851" w:author="USER" w:date="2013-02-22T14:24:00Z">
        <w:r>
          <w:rPr/>
          <w:t xml:space="preserve"> </w:t>
        </w:r>
      </w:ins>
      <w:r>
        <w:rPr/>
        <w:t xml:space="preserve">presented above </w:t>
      </w:r>
      <w:del w:id="852" w:author="USER" w:date="2013-02-22T14:25:00Z">
        <w:r>
          <w:rPr/>
          <w:delText>is that these figures represent</w:delText>
        </w:r>
      </w:del>
      <w:ins w:id="853" w:author="USER" w:date="2013-02-22T14:25:00Z">
        <w:r>
          <w:rPr/>
          <w:t>are the essence of the</w:t>
        </w:r>
      </w:ins>
      <w:r>
        <w:rPr/>
        <w:t xml:space="preserve"> </w:t>
      </w:r>
      <w:del w:id="854" w:author="USER" w:date="2013-02-22T14:07:00Z">
        <w:r>
          <w:rPr/>
          <w:delText xml:space="preserve">the </w:delText>
        </w:r>
      </w:del>
      <w:ins w:id="855" w:author="USER" w:date="2013-02-22T14:32:00Z">
        <w:r>
          <w:rPr/>
          <w:t>Bugabo</w:t>
        </w:r>
      </w:ins>
      <w:ins w:id="856" w:author="USER" w:date="2013-02-22T14:07:00Z">
        <w:r>
          <w:rPr/>
          <w:t xml:space="preserve"> </w:t>
        </w:r>
      </w:ins>
      <w:ins w:id="857" w:author="USER" w:date="2013-02-22T14:25:00Z">
        <w:r>
          <w:rPr/>
          <w:t>philosophy</w:t>
        </w:r>
      </w:ins>
      <w:ins w:id="858" w:author="USER" w:date="2013-02-22T14:08:00Z">
        <w:r>
          <w:rPr/>
          <w:t xml:space="preserve">. In the headrest </w:t>
        </w:r>
      </w:ins>
      <w:ins w:id="859" w:author="USER" w:date="2013-02-24T18:02:00Z">
        <w:r>
          <w:rPr/>
          <w:t xml:space="preserve">is </w:t>
        </w:r>
      </w:ins>
      <w:ins w:id="860" w:author="USER" w:date="2013-02-22T14:08:00Z">
        <w:r>
          <w:rPr/>
          <w:t xml:space="preserve">the juxtaposition of opposing yet </w:t>
        </w:r>
      </w:ins>
      <w:ins w:id="861" w:author="USER" w:date="2013-02-22T14:25:00Z">
        <w:r>
          <w:rPr/>
          <w:t>con</w:t>
        </w:r>
      </w:ins>
      <w:ins w:id="862" w:author="USER" w:date="2013-02-22T14:08:00Z">
        <w:r>
          <w:rPr/>
          <w:t xml:space="preserve">joined </w:t>
        </w:r>
      </w:ins>
      <w:ins w:id="863" w:author="USER" w:date="2013-02-22T11:20:00Z">
        <w:r>
          <w:rPr/>
          <w:t xml:space="preserve"> </w:t>
        </w:r>
      </w:ins>
      <w:r>
        <w:rPr/>
        <w:t>androgynous ancestral figure</w:t>
      </w:r>
      <w:ins w:id="864" w:author="USER" w:date="2013-02-22T14:08:00Z">
        <w:r>
          <w:rPr/>
          <w:t>s</w:t>
        </w:r>
      </w:ins>
      <w:del w:id="865" w:author="USER" w:date="2013-02-22T11:20:00Z">
        <w:r>
          <w:rPr/>
          <w:delText>s</w:delText>
        </w:r>
      </w:del>
      <w:ins w:id="866" w:author="USER" w:date="2013-02-22T11:06:00Z">
        <w:r>
          <w:rPr/>
          <w:t>.</w:t>
        </w:r>
      </w:ins>
      <w:ins w:id="867" w:author="USER" w:date="2013-02-22T14:26:00Z">
        <w:r>
          <w:rPr/>
          <w:t xml:space="preserve"> In the statuary, too, this is exemplified. </w:t>
        </w:r>
      </w:ins>
      <w:ins w:id="868" w:author="USER" w:date="2013-02-22T11:06:00Z">
        <w:r>
          <w:rPr/>
          <w:t xml:space="preserve"> </w:t>
        </w:r>
      </w:ins>
      <w:ins w:id="869" w:author="USER" w:date="2013-02-22T11:31:00Z">
        <w:r>
          <w:rPr/>
          <w:t xml:space="preserve">Lusinga Iwa Ng'ombe  actually commissioned the </w:t>
        </w:r>
      </w:ins>
      <w:ins w:id="870" w:author="USER" w:date="2013-02-22T11:34:00Z">
        <w:r>
          <w:rPr/>
          <w:t>statue</w:t>
        </w:r>
      </w:ins>
      <w:ins w:id="871" w:author="USER" w:date="2013-02-22T11:31:00Z">
        <w:r>
          <w:rPr/>
          <w:t xml:space="preserve"> in Figure 5 above </w:t>
        </w:r>
      </w:ins>
      <w:ins w:id="872" w:author="USER" w:date="2013-02-22T14:09:00Z">
        <w:r>
          <w:rPr/>
          <w:t>to symbolize his</w:t>
        </w:r>
      </w:ins>
      <w:ins w:id="873" w:author="USER" w:date="2013-02-24T17:36:00Z">
        <w:r>
          <w:rPr/>
          <w:t xml:space="preserve"> self-proclaimed</w:t>
        </w:r>
      </w:ins>
      <w:ins w:id="874" w:author="USER" w:date="2013-02-22T14:09:00Z">
        <w:r>
          <w:rPr/>
          <w:t xml:space="preserve"> </w:t>
        </w:r>
      </w:ins>
      <w:ins w:id="875" w:author="USER" w:date="2013-02-24T17:36:00Z">
        <w:r>
          <w:rPr/>
          <w:t>royal</w:t>
        </w:r>
      </w:ins>
      <w:ins w:id="876" w:author="USER" w:date="2013-02-22T14:27:00Z">
        <w:r>
          <w:rPr/>
          <w:t xml:space="preserve"> </w:t>
        </w:r>
      </w:ins>
      <w:ins w:id="877" w:author="USER" w:date="2013-02-22T14:09:00Z">
        <w:r>
          <w:rPr/>
          <w:t>access to</w:t>
        </w:r>
      </w:ins>
      <w:ins w:id="878" w:author="USER" w:date="2013-02-22T11:31:00Z">
        <w:r>
          <w:rPr/>
          <w:t xml:space="preserve"> ancestral powers that would confirm and validate his pan-African authority</w:t>
        </w:r>
      </w:ins>
      <w:ins w:id="879" w:author="USER" w:date="2013-02-22T14:45:00Z">
        <w:r>
          <w:rPr/>
          <w:t xml:space="preserve"> just as earlier local chiefs had begun to legitimize their authority (Roberts 2012: 21)</w:t>
        </w:r>
      </w:ins>
      <w:ins w:id="880" w:author="USER" w:date="2013-02-22T11:31:00Z">
        <w:r>
          <w:rPr/>
          <w:t xml:space="preserve">. </w:t>
        </w:r>
      </w:ins>
      <w:ins w:id="881" w:author="USER" w:date="2013-02-22T11:21:00Z">
        <w:r>
          <w:rPr/>
          <w:t xml:space="preserve">In figures 4 and 5 above, the figures' left hands placed over the womb and touching the everted umbilical cord represent the female aspect of the ancestral lineage, while the figures' right hands hold a spear representing the warrior </w:t>
        </w:r>
      </w:ins>
      <w:ins w:id="882" w:author="USER" w:date="2013-02-22T11:35:00Z">
        <w:r>
          <w:rPr/>
          <w:t>ideal</w:t>
        </w:r>
      </w:ins>
      <w:ins w:id="883" w:author="USER" w:date="2013-02-22T11:21:00Z">
        <w:r>
          <w:rPr/>
          <w:t xml:space="preserve"> of  the male aspect. This iconography </w:t>
        </w:r>
      </w:ins>
      <w:ins w:id="884" w:author="USER" w:date="2013-02-22T14:28:00Z">
        <w:r>
          <w:rPr/>
          <w:t xml:space="preserve">of duality </w:t>
        </w:r>
      </w:ins>
      <w:ins w:id="885" w:author="USER" w:date="2013-02-22T11:21:00Z">
        <w:r>
          <w:rPr/>
          <w:t xml:space="preserve">also provides a window into the gender </w:t>
        </w:r>
      </w:ins>
      <w:ins w:id="886" w:author="USER" w:date="2013-02-22T14:29:00Z">
        <w:r>
          <w:rPr/>
          <w:t>duality</w:t>
        </w:r>
      </w:ins>
      <w:ins w:id="887" w:author="USER" w:date="2013-02-22T11:21:00Z">
        <w:r>
          <w:rPr/>
          <w:t xml:space="preserve"> of sinister and dexter, left and right, female and male. </w:t>
        </w:r>
      </w:ins>
      <w:ins w:id="888" w:author="USER" w:date="2013-02-22T11:09:00Z">
        <w:r>
          <w:rPr/>
          <w:t xml:space="preserve">Apart from headrests, </w:t>
        </w:r>
      </w:ins>
      <w:ins w:id="889" w:author="USER" w:date="2013-02-22T11:35:00Z">
        <w:r>
          <w:rPr/>
          <w:t>t</w:t>
        </w:r>
      </w:ins>
      <w:ins w:id="890" w:author="USER" w:date="2013-02-22T11:07:00Z">
        <w:r>
          <w:rPr/>
          <w:t>here were other Janus-faced objects of magico-religious import such as talismans and pyrogra</w:t>
        </w:r>
      </w:ins>
      <w:ins w:id="891" w:author="USER" w:date="2013-02-22T11:09:00Z">
        <w:r>
          <w:rPr/>
          <w:t>phic calabash drinking vessels. Apparently</w:t>
        </w:r>
      </w:ins>
      <w:ins w:id="892" w:author="USER" w:date="2013-02-22T11:22:00Z">
        <w:r>
          <w:rPr/>
          <w:t>,</w:t>
        </w:r>
      </w:ins>
      <w:ins w:id="893" w:author="USER" w:date="2013-02-22T11:09:00Z">
        <w:r>
          <w:rPr/>
          <w:t xml:space="preserve"> these objects </w:t>
        </w:r>
      </w:ins>
      <w:ins w:id="894" w:author="USER" w:date="2013-02-22T11:22:00Z">
        <w:r>
          <w:rPr/>
          <w:t xml:space="preserve">also </w:t>
        </w:r>
      </w:ins>
      <w:ins w:id="895" w:author="USER" w:date="2013-02-22T11:10:00Z">
        <w:r>
          <w:rPr/>
          <w:t>emphasized</w:t>
        </w:r>
      </w:ins>
      <w:ins w:id="896" w:author="USER" w:date="2013-02-22T11:09:00Z">
        <w:r>
          <w:rPr/>
          <w:t xml:space="preserve"> the dualit</w:t>
        </w:r>
      </w:ins>
      <w:ins w:id="897" w:author="USER" w:date="2013-02-22T11:11:00Z">
        <w:r>
          <w:rPr/>
          <w:t>ies</w:t>
        </w:r>
      </w:ins>
      <w:ins w:id="898" w:author="USER" w:date="2013-02-22T11:09:00Z">
        <w:r>
          <w:rPr/>
          <w:t xml:space="preserve"> </w:t>
        </w:r>
      </w:ins>
      <w:ins w:id="899" w:author="USER" w:date="2013-02-22T11:10:00Z">
        <w:r>
          <w:rPr/>
          <w:t xml:space="preserve">of </w:t>
        </w:r>
      </w:ins>
      <w:ins w:id="900" w:author="USER" w:date="2013-02-22T14:42:00Z">
        <w:r>
          <w:rPr/>
          <w:t>androgynous</w:t>
        </w:r>
      </w:ins>
      <w:ins w:id="901" w:author="USER" w:date="2013-02-22T11:36:00Z">
        <w:r>
          <w:rPr/>
          <w:t xml:space="preserve"> ancestors</w:t>
        </w:r>
      </w:ins>
      <w:ins w:id="902" w:author="USER" w:date="2013-02-22T11:11:00Z">
        <w:r>
          <w:rPr/>
          <w:t>, of divination</w:t>
        </w:r>
      </w:ins>
      <w:ins w:id="903" w:author="USER" w:date="2013-02-22T11:23:00Z">
        <w:r>
          <w:rPr/>
          <w:t>,</w:t>
        </w:r>
      </w:ins>
      <w:ins w:id="904" w:author="USER" w:date="2013-02-22T11:11:00Z">
        <w:r>
          <w:rPr/>
          <w:t xml:space="preserve"> of </w:t>
        </w:r>
      </w:ins>
      <w:ins w:id="905" w:author="USER" w:date="2013-02-22T11:23:00Z">
        <w:r>
          <w:rPr/>
          <w:t xml:space="preserve">insight, of </w:t>
        </w:r>
      </w:ins>
      <w:ins w:id="906" w:author="USER" w:date="2013-02-22T11:11:00Z">
        <w:r>
          <w:rPr/>
          <w:t xml:space="preserve">making decisions. </w:t>
        </w:r>
      </w:ins>
      <w:ins w:id="907" w:author="USER" w:date="2013-02-22T11:07:00Z">
        <w:r>
          <w:rPr/>
          <w:t xml:space="preserve"> </w:t>
        </w:r>
      </w:ins>
      <w:r>
        <w:rPr/>
        <w:t xml:space="preserve"> </w:t>
      </w:r>
      <w:del w:id="908" w:author="USER" w:date="2013-02-22T11:11:00Z">
        <w:r>
          <w:rPr/>
          <w:delText xml:space="preserve">the </w:delText>
        </w:r>
      </w:del>
      <w:ins w:id="909" w:author="USER" w:date="2013-02-22T11:11:00Z">
        <w:r>
          <w:rPr/>
          <w:t>For instance</w:t>
        </w:r>
      </w:ins>
      <w:ins w:id="910" w:author="USER" w:date="2013-02-22T14:42:00Z">
        <w:r>
          <w:rPr/>
          <w:t>,</w:t>
        </w:r>
      </w:ins>
      <w:ins w:id="911" w:author="USER" w:date="2013-02-22T11:11:00Z">
        <w:r>
          <w:rPr/>
          <w:t xml:space="preserve"> we know that  Lusinga Iwa Ng'ombe</w:t>
        </w:r>
      </w:ins>
      <w:del w:id="912" w:author="USER" w:date="2013-02-22T11:11:00Z">
        <w:r>
          <w:rPr/>
          <w:delText>Lusinga</w:delText>
        </w:r>
      </w:del>
      <w:r>
        <w:rPr/>
        <w:t xml:space="preserve"> regularly communed with </w:t>
      </w:r>
      <w:ins w:id="913" w:author="USER" w:date="2013-02-22T11:12:00Z">
        <w:r>
          <w:rPr/>
          <w:t xml:space="preserve">his ancestral </w:t>
        </w:r>
      </w:ins>
      <w:ins w:id="914" w:author="USER" w:date="2013-02-22T14:29:00Z">
        <w:r>
          <w:rPr/>
          <w:t>statue</w:t>
        </w:r>
      </w:ins>
      <w:ins w:id="915" w:author="USER" w:date="2013-02-22T14:30:00Z">
        <w:r>
          <w:rPr/>
          <w:t xml:space="preserve"> </w:t>
        </w:r>
      </w:ins>
      <w:ins w:id="916" w:author="USER" w:date="2013-02-22T11:12:00Z">
        <w:r>
          <w:rPr/>
          <w:t xml:space="preserve"> pictured above (Fig. 5) </w:t>
        </w:r>
      </w:ins>
      <w:r>
        <w:rPr/>
        <w:t>in his specially secreted shrine</w:t>
      </w:r>
      <w:ins w:id="917" w:author="USER" w:date="2013-02-22T11:15:00Z">
        <w:r>
          <w:rPr/>
          <w:t>. Hence the figure took on his name as its epithet</w:t>
        </w:r>
      </w:ins>
      <w:ins w:id="918" w:author="USER" w:date="2013-02-22T11:23:00Z">
        <w:r>
          <w:rPr/>
          <w:t>, the "Lusinga."</w:t>
        </w:r>
      </w:ins>
      <w:ins w:id="919" w:author="USER" w:date="2013-02-22T11:15:00Z">
        <w:r>
          <w:rPr/>
          <w:t xml:space="preserve"> </w:t>
        </w:r>
      </w:ins>
      <w:r>
        <w:rPr/>
        <w:t xml:space="preserve"> </w:t>
      </w:r>
      <w:del w:id="920" w:author="USER" w:date="2013-02-22T11:15:00Z">
        <w:r>
          <w:rPr/>
          <w:delText xml:space="preserve">where </w:delText>
        </w:r>
      </w:del>
      <w:ins w:id="921" w:author="USER" w:date="2013-02-22T11:15:00Z">
        <w:r>
          <w:rPr/>
          <w:t xml:space="preserve">Here </w:t>
        </w:r>
      </w:ins>
      <w:r>
        <w:rPr/>
        <w:t xml:space="preserve">he would meditate while drinking an intoxicating beer from a </w:t>
      </w:r>
      <w:del w:id="922" w:author="USER" w:date="2013-02-22T11:15:00Z">
        <w:r>
          <w:rPr/>
          <w:delText xml:space="preserve">pyrovate </w:delText>
        </w:r>
      </w:del>
      <w:ins w:id="923" w:author="USER" w:date="2013-02-22T11:15:00Z">
        <w:r>
          <w:rPr/>
          <w:t xml:space="preserve">pyrographic </w:t>
        </w:r>
      </w:ins>
      <w:r>
        <w:rPr/>
        <w:t xml:space="preserve">calabash </w:t>
      </w:r>
      <w:ins w:id="924" w:author="USER" w:date="2013-02-22T11:16:00Z">
        <w:r>
          <w:rPr/>
          <w:t>seared</w:t>
        </w:r>
      </w:ins>
      <w:ins w:id="925" w:author="USER" w:date="2013-02-22T11:15:00Z">
        <w:r>
          <w:rPr/>
          <w:t xml:space="preserve"> </w:t>
        </w:r>
      </w:ins>
      <w:r>
        <w:rPr/>
        <w:t>with the image of a</w:t>
      </w:r>
      <w:ins w:id="926" w:author="USER" w:date="2013-02-22T11:23:00Z">
        <w:r>
          <w:rPr/>
          <w:t>nother</w:t>
        </w:r>
      </w:ins>
      <w:r>
        <w:rPr/>
        <w:t xml:space="preserve"> </w:t>
      </w:r>
      <w:del w:id="927" w:author="USER" w:date="2013-02-22T11:16:00Z">
        <w:r>
          <w:rPr/>
          <w:delText xml:space="preserve">janus </w:delText>
        </w:r>
      </w:del>
      <w:ins w:id="928" w:author="USER" w:date="2013-02-22T11:16:00Z">
        <w:r>
          <w:rPr/>
          <w:t xml:space="preserve">Janus </w:t>
        </w:r>
      </w:ins>
      <w:r>
        <w:rPr/>
        <w:t>"Lusinga" figure</w:t>
      </w:r>
      <w:del w:id="929" w:author="USER" w:date="2013-02-22T11:16:00Z">
        <w:r>
          <w:rPr/>
          <w:delText xml:space="preserve"> inscribed on it</w:delText>
        </w:r>
      </w:del>
      <w:ins w:id="930" w:author="USER" w:date="2013-02-22T11:13:00Z">
        <w:r>
          <w:rPr/>
          <w:t xml:space="preserve">, after which he </w:t>
        </w:r>
      </w:ins>
      <w:ins w:id="931" w:author="USER" w:date="2013-02-22T11:16:00Z">
        <w:r>
          <w:rPr/>
          <w:t>would sleep</w:t>
        </w:r>
      </w:ins>
      <w:ins w:id="932" w:author="USER" w:date="2013-02-22T11:13:00Z">
        <w:r>
          <w:rPr/>
          <w:t xml:space="preserve"> with </w:t>
        </w:r>
      </w:ins>
      <w:ins w:id="933" w:author="USER" w:date="2013-02-22T11:24:00Z">
        <w:r>
          <w:rPr/>
          <w:t xml:space="preserve">his head on </w:t>
        </w:r>
      </w:ins>
      <w:ins w:id="934" w:author="USER" w:date="2013-02-22T11:13:00Z">
        <w:r>
          <w:rPr/>
          <w:t>a Janus</w:t>
        </w:r>
      </w:ins>
      <w:ins w:id="935" w:author="USER" w:date="2013-02-22T11:17:00Z">
        <w:r>
          <w:rPr/>
          <w:t xml:space="preserve"> </w:t>
        </w:r>
      </w:ins>
      <w:ins w:id="936" w:author="USER" w:date="2013-02-22T11:13:00Z">
        <w:r>
          <w:rPr/>
          <w:t xml:space="preserve">headrest </w:t>
        </w:r>
      </w:ins>
      <w:ins w:id="937" w:author="USER" w:date="2013-02-22T11:17:00Z">
        <w:r>
          <w:rPr/>
          <w:t>to induce</w:t>
        </w:r>
      </w:ins>
      <w:ins w:id="938" w:author="USER" w:date="2013-02-22T11:13:00Z">
        <w:r>
          <w:rPr/>
          <w:t xml:space="preserve"> divination </w:t>
        </w:r>
      </w:ins>
      <w:ins w:id="939" w:author="USER" w:date="2013-02-22T11:17:00Z">
        <w:r>
          <w:rPr/>
          <w:t>in</w:t>
        </w:r>
      </w:ins>
      <w:ins w:id="940" w:author="USER" w:date="2013-02-22T11:13:00Z">
        <w:r>
          <w:rPr/>
          <w:t xml:space="preserve"> dreams</w:t>
        </w:r>
      </w:ins>
      <w:ins w:id="941" w:author="USER" w:date="2013-02-22T14:43:00Z">
        <w:r>
          <w:rPr/>
          <w:t xml:space="preserve"> (Roberts 2012</w:t>
        </w:r>
      </w:ins>
      <w:ins w:id="942" w:author="USER" w:date="2013-02-22T14:50:00Z">
        <w:r>
          <w:rPr/>
          <w:t>: 48</w:t>
        </w:r>
      </w:ins>
      <w:ins w:id="943" w:author="USER" w:date="2013-02-22T14:43:00Z">
        <w:r>
          <w:rPr/>
          <w:t>)</w:t>
        </w:r>
      </w:ins>
      <w:r>
        <w:rPr/>
        <w:t xml:space="preserve">. </w:t>
      </w:r>
      <w:ins w:id="944" w:author="USER" w:date="2013-02-22T11:36:00Z">
        <w:r>
          <w:rPr/>
          <w:t xml:space="preserve">The </w:t>
        </w:r>
      </w:ins>
      <w:ins w:id="945" w:author="USER" w:date="2013-02-22T11:37:00Z">
        <w:r>
          <w:rPr/>
          <w:t>cranium</w:t>
        </w:r>
      </w:ins>
      <w:ins w:id="946" w:author="USER" w:date="2013-02-22T11:36:00Z">
        <w:r>
          <w:rPr/>
          <w:t xml:space="preserve"> of the ruler was also invested </w:t>
        </w:r>
      </w:ins>
      <w:ins w:id="947" w:author="USER" w:date="2013-02-22T11:37:00Z">
        <w:r>
          <w:rPr/>
          <w:t>with special arcane properties, since it would have been conserved after death for special veneration</w:t>
        </w:r>
      </w:ins>
      <w:ins w:id="948" w:author="USER" w:date="2013-02-22T12:31:00Z">
        <w:r>
          <w:rPr/>
          <w:t>,</w:t>
        </w:r>
      </w:ins>
      <w:ins w:id="949" w:author="USER" w:date="2013-02-22T11:37:00Z">
        <w:r>
          <w:rPr/>
          <w:t xml:space="preserve"> while his body woul</w:t>
        </w:r>
      </w:ins>
      <w:ins w:id="950" w:author="USER" w:date="2013-02-22T11:38:00Z">
        <w:r>
          <w:rPr/>
          <w:t>d</w:t>
        </w:r>
      </w:ins>
      <w:ins w:id="951" w:author="USER" w:date="2013-02-22T11:37:00Z">
        <w:r>
          <w:rPr/>
          <w:t xml:space="preserve"> be buried with that of his predecessor. </w:t>
        </w:r>
      </w:ins>
      <w:ins w:id="952" w:author="USER" w:date="2013-02-22T11:38:00Z">
        <w:r>
          <w:rPr/>
          <w:t xml:space="preserve">The conservation of </w:t>
        </w:r>
      </w:ins>
      <w:ins w:id="953" w:author="USER" w:date="2013-02-22T11:39:00Z">
        <w:r>
          <w:rPr/>
          <w:t xml:space="preserve">crania of  ancestors in </w:t>
        </w:r>
      </w:ins>
      <w:ins w:id="954" w:author="USER" w:date="2013-02-22T11:38:00Z">
        <w:r>
          <w:rPr/>
          <w:t xml:space="preserve">ossuaries is a world-wide phenomenon </w:t>
        </w:r>
      </w:ins>
      <w:ins w:id="955" w:author="USER" w:date="2013-02-22T11:39:00Z">
        <w:r>
          <w:rPr/>
          <w:t xml:space="preserve">and apparently was practiced here in east central Africa. </w:t>
        </w:r>
      </w:ins>
      <w:ins w:id="956" w:author="USER" w:date="2013-02-22T12:15:00Z">
        <w:r>
          <w:rPr/>
          <w:t>Associated with the cult of ancestors and their abiding presence</w:t>
        </w:r>
      </w:ins>
      <w:ins w:id="957" w:author="USER" w:date="2013-02-22T12:31:00Z">
        <w:r>
          <w:rPr/>
          <w:t>,</w:t>
        </w:r>
      </w:ins>
      <w:ins w:id="958" w:author="USER" w:date="2013-02-22T12:15:00Z">
        <w:r>
          <w:rPr/>
          <w:t xml:space="preserve"> </w:t>
        </w:r>
      </w:ins>
      <w:ins w:id="959" w:author="USER" w:date="2013-02-22T12:16:00Z">
        <w:r>
          <w:rPr/>
          <w:t>conserved crania were considered as links with intelligence from the beyond</w:t>
        </w:r>
      </w:ins>
      <w:ins w:id="960" w:author="USER" w:date="2013-02-22T12:15:00Z">
        <w:r>
          <w:rPr/>
          <w:t xml:space="preserve"> </w:t>
        </w:r>
      </w:ins>
      <w:ins w:id="961" w:author="USER" w:date="2013-02-22T12:18:00Z">
        <w:r>
          <w:rPr/>
          <w:t xml:space="preserve"> </w:t>
        </w:r>
      </w:ins>
      <w:ins w:id="962" w:author="USER" w:date="2013-02-22T12:31:00Z">
        <w:r>
          <w:rPr/>
          <w:t>t</w:t>
        </w:r>
      </w:ins>
      <w:ins w:id="963" w:author="USER" w:date="2013-02-22T12:18:00Z">
        <w:r>
          <w:rPr/>
          <w:t>hat could be accessed shamanistically</w:t>
        </w:r>
      </w:ins>
      <w:ins w:id="964" w:author="USER" w:date="2013-02-22T12:20:00Z">
        <w:r>
          <w:rPr/>
          <w:t xml:space="preserve">. </w:t>
        </w:r>
      </w:ins>
      <w:ins w:id="965" w:author="USER" w:date="2013-02-22T12:28:00Z">
        <w:r>
          <w:rPr/>
          <w:t>Th</w:t>
        </w:r>
      </w:ins>
      <w:ins w:id="966" w:author="USER" w:date="2013-02-22T14:40:00Z">
        <w:r>
          <w:rPr/>
          <w:t>e</w:t>
        </w:r>
      </w:ins>
      <w:ins w:id="967" w:author="USER" w:date="2013-02-22T12:21:00Z">
        <w:r>
          <w:rPr/>
          <w:t xml:space="preserve"> Janus-faced "Lusinga" headrest </w:t>
        </w:r>
      </w:ins>
      <w:ins w:id="968" w:author="USER" w:date="2013-02-22T14:39:00Z">
        <w:r>
          <w:rPr/>
          <w:t>mirrors</w:t>
        </w:r>
      </w:ins>
      <w:ins w:id="969" w:author="USER" w:date="2013-02-22T12:21:00Z">
        <w:r>
          <w:rPr/>
          <w:t xml:space="preserve"> the duality of the "Lusinga" statue</w:t>
        </w:r>
      </w:ins>
      <w:ins w:id="970" w:author="USER" w:date="2013-02-22T14:40:00Z">
        <w:r>
          <w:rPr/>
          <w:t>s</w:t>
        </w:r>
      </w:ins>
      <w:ins w:id="971" w:author="USER" w:date="2013-02-22T12:33:00Z">
        <w:r>
          <w:rPr/>
          <w:t>.</w:t>
        </w:r>
      </w:ins>
      <w:ins w:id="972" w:author="USER" w:date="2013-02-22T12:21:00Z">
        <w:r>
          <w:rPr/>
          <w:t xml:space="preserve"> </w:t>
        </w:r>
      </w:ins>
      <w:ins w:id="973" w:author="USER" w:date="2013-02-22T14:40:00Z">
        <w:r>
          <w:rPr/>
          <w:t>They</w:t>
        </w:r>
      </w:ins>
      <w:ins w:id="974" w:author="USER" w:date="2013-02-22T12:22:00Z">
        <w:r>
          <w:rPr/>
          <w:t xml:space="preserve"> may signify that the two heads</w:t>
        </w:r>
      </w:ins>
      <w:ins w:id="975" w:author="USER" w:date="2013-02-22T12:32:00Z">
        <w:r>
          <w:rPr/>
          <w:t xml:space="preserve"> supporting the platform </w:t>
        </w:r>
      </w:ins>
      <w:ins w:id="976" w:author="USER" w:date="2013-02-22T12:33:00Z">
        <w:r>
          <w:rPr/>
          <w:t>are crania</w:t>
        </w:r>
      </w:ins>
      <w:ins w:id="977" w:author="USER" w:date="2013-02-22T12:24:00Z">
        <w:r>
          <w:rPr/>
          <w:t xml:space="preserve"> placed upon poles </w:t>
        </w:r>
      </w:ins>
      <w:ins w:id="978" w:author="USER" w:date="2013-02-22T12:25:00Z">
        <w:r>
          <w:rPr/>
          <w:t xml:space="preserve">for </w:t>
        </w:r>
      </w:ins>
      <w:ins w:id="979" w:author="USER" w:date="2013-02-22T12:26:00Z">
        <w:r>
          <w:rPr/>
          <w:t xml:space="preserve">the </w:t>
        </w:r>
      </w:ins>
      <w:ins w:id="980" w:author="USER" w:date="2013-02-22T12:28:00Z">
        <w:r>
          <w:rPr/>
          <w:t xml:space="preserve">veneration of the </w:t>
        </w:r>
      </w:ins>
      <w:ins w:id="981" w:author="USER" w:date="2013-02-22T12:26:00Z">
        <w:r>
          <w:rPr/>
          <w:t>Bugabo sodality</w:t>
        </w:r>
      </w:ins>
      <w:ins w:id="982" w:author="USER" w:date="2013-02-22T12:33:00Z">
        <w:r>
          <w:rPr/>
          <w:t>. If so, they</w:t>
        </w:r>
      </w:ins>
      <w:ins w:id="983" w:author="USER" w:date="2013-02-22T12:26:00Z">
        <w:r>
          <w:rPr/>
          <w:t xml:space="preserve"> </w:t>
        </w:r>
      </w:ins>
      <w:ins w:id="984" w:author="USER" w:date="2013-02-22T14:41:00Z">
        <w:r>
          <w:rPr/>
          <w:t>visually</w:t>
        </w:r>
      </w:ins>
      <w:ins w:id="985" w:author="USER" w:date="2013-02-22T12:25:00Z">
        <w:r>
          <w:rPr/>
          <w:t xml:space="preserve"> represent</w:t>
        </w:r>
      </w:ins>
      <w:ins w:id="986" w:author="USER" w:date="2013-02-22T14:41:00Z">
        <w:r>
          <w:rPr/>
          <w:t xml:space="preserve"> </w:t>
        </w:r>
      </w:ins>
      <w:ins w:id="987" w:author="USER" w:date="2013-02-22T14:38:00Z">
        <w:r>
          <w:rPr/>
          <w:t xml:space="preserve">the embodiment of the </w:t>
        </w:r>
      </w:ins>
      <w:ins w:id="988" w:author="USER" w:date="2013-02-22T12:22:00Z">
        <w:r>
          <w:rPr/>
          <w:t xml:space="preserve">ancestral </w:t>
        </w:r>
      </w:ins>
      <w:ins w:id="989" w:author="USER" w:date="2013-02-22T14:38:00Z">
        <w:r>
          <w:rPr/>
          <w:t>philosophy of duality</w:t>
        </w:r>
      </w:ins>
      <w:ins w:id="990" w:author="USER" w:date="2013-02-22T12:23:00Z">
        <w:r>
          <w:rPr/>
          <w:t xml:space="preserve">. </w:t>
        </w:r>
      </w:ins>
      <w:ins w:id="991" w:author="USER" w:date="2013-02-22T12:29:00Z">
        <w:r>
          <w:rPr/>
          <w:t xml:space="preserve">The head resting on this headrest is </w:t>
        </w:r>
      </w:ins>
      <w:ins w:id="992" w:author="USER" w:date="2013-02-22T12:35:00Z">
        <w:r>
          <w:rPr/>
          <w:t>contiguous</w:t>
        </w:r>
      </w:ins>
      <w:ins w:id="993" w:author="USER" w:date="2013-02-22T12:29:00Z">
        <w:r>
          <w:rPr/>
          <w:t xml:space="preserve"> to the </w:t>
        </w:r>
      </w:ins>
      <w:ins w:id="994" w:author="USER" w:date="2013-02-22T12:35:00Z">
        <w:r>
          <w:rPr/>
          <w:t xml:space="preserve">ancestral </w:t>
        </w:r>
      </w:ins>
      <w:ins w:id="995" w:author="USER" w:date="2013-02-22T12:29:00Z">
        <w:r>
          <w:rPr/>
          <w:t>medium</w:t>
        </w:r>
      </w:ins>
      <w:ins w:id="996" w:author="USER" w:date="2013-02-22T12:37:00Z">
        <w:r>
          <w:rPr/>
          <w:t xml:space="preserve"> and reifies the believer's ties to the eternal</w:t>
        </w:r>
      </w:ins>
      <w:ins w:id="997" w:author="USER" w:date="2013-02-22T12:29:00Z">
        <w:r>
          <w:rPr/>
          <w:t xml:space="preserve">. </w:t>
        </w:r>
      </w:ins>
      <w:ins w:id="998" w:author="USER" w:date="2013-02-22T11:40:00Z">
        <w:r>
          <w:rPr/>
          <w:t xml:space="preserve">However, </w:t>
        </w:r>
      </w:ins>
      <w:ins w:id="999" w:author="USER" w:date="2013-02-22T12:23:00Z">
        <w:r>
          <w:rPr/>
          <w:t xml:space="preserve">the fate of Lusinga Iwa Ng'ombe's cranium was not to enjoy </w:t>
        </w:r>
      </w:ins>
      <w:ins w:id="1000" w:author="USER" w:date="2013-02-22T12:30:00Z">
        <w:r>
          <w:rPr/>
          <w:t>th</w:t>
        </w:r>
      </w:ins>
      <w:ins w:id="1001" w:author="USER" w:date="2013-02-22T12:34:00Z">
        <w:r>
          <w:rPr/>
          <w:t>is</w:t>
        </w:r>
      </w:ins>
      <w:ins w:id="1002" w:author="USER" w:date="2013-02-22T11:40:00Z">
        <w:r>
          <w:rPr/>
          <w:t xml:space="preserve"> normal course of events</w:t>
        </w:r>
      </w:ins>
      <w:ins w:id="1003" w:author="USER" w:date="2013-02-22T12:30:00Z">
        <w:r>
          <w:rPr/>
          <w:t xml:space="preserve"> for its </w:t>
        </w:r>
      </w:ins>
      <w:ins w:id="1004" w:author="USER" w:date="2013-02-22T12:40:00Z">
        <w:r>
          <w:rPr/>
          <w:t xml:space="preserve">cultic </w:t>
        </w:r>
      </w:ins>
      <w:ins w:id="1005" w:author="USER" w:date="2013-02-22T12:30:00Z">
        <w:r>
          <w:rPr/>
          <w:t>veneration</w:t>
        </w:r>
      </w:ins>
      <w:ins w:id="1006" w:author="USER" w:date="2013-02-22T11:40:00Z">
        <w:r>
          <w:rPr/>
          <w:t>.</w:t>
        </w:r>
      </w:ins>
    </w:p>
    <w:p>
      <w:pPr>
        <w:pStyle w:val="Normal"/>
        <w:rPr/>
      </w:pPr>
      <w:ins w:id="1008" w:author="USER" w:date="2013-02-22T11:24:00Z">
        <w:r>
          <w:rPr/>
          <w:tab/>
        </w:r>
      </w:ins>
      <w:del w:id="1009" w:author="USER" w:date="2013-02-22T11:21:00Z">
        <w:r>
          <w:rPr/>
          <w:delText xml:space="preserve">In figures 4 and 5 above, the figures' left hands represent the female aspect of the ancestral lineage while the right hand </w:delText>
        </w:r>
      </w:del>
      <w:del w:id="1010" w:author="USER" w:date="2013-02-22T11:19:00Z">
        <w:r>
          <w:rPr/>
          <w:delText xml:space="preserve">holding </w:delText>
        </w:r>
      </w:del>
      <w:del w:id="1011" w:author="USER" w:date="2013-02-22T11:21:00Z">
        <w:r>
          <w:rPr/>
          <w:delText xml:space="preserve">a spear </w:delText>
        </w:r>
      </w:del>
      <w:del w:id="1012" w:author="USER" w:date="2013-02-22T11:19:00Z">
        <w:r>
          <w:rPr/>
          <w:delText xml:space="preserve">represents </w:delText>
        </w:r>
      </w:del>
      <w:del w:id="1013" w:author="USER" w:date="2013-02-22T11:21:00Z">
        <w:r>
          <w:rPr/>
          <w:delText xml:space="preserve">the male aspect. </w:delText>
        </w:r>
      </w:del>
      <w:del w:id="1014" w:author="USER" w:date="2013-02-22T11:40:00Z">
        <w:r>
          <w:rPr/>
          <w:delText xml:space="preserve">The intrusion of </w:delText>
        </w:r>
      </w:del>
      <w:ins w:id="1015" w:author="USER" w:date="2013-02-22T11:40:00Z">
        <w:r>
          <w:rPr/>
          <w:t xml:space="preserve">Enter </w:t>
        </w:r>
      </w:ins>
      <w:ins w:id="1016" w:author="USER" w:date="2013-02-22T11:24:00Z">
        <w:r>
          <w:rPr/>
          <w:t xml:space="preserve">Walloon Belgian </w:t>
        </w:r>
      </w:ins>
      <w:ins w:id="1017" w:author="USER" w:date="2013-02-22T10:25:00Z">
        <w:r>
          <w:rPr/>
          <w:t xml:space="preserve">commander </w:t>
        </w:r>
      </w:ins>
      <w:ins w:id="1018" w:author="USER" w:date="2013-02-24T09:12:00Z">
        <w:r>
          <w:rPr/>
          <w:t xml:space="preserve">Lieutenant </w:t>
        </w:r>
      </w:ins>
      <w:ins w:id="1019" w:author="USER" w:date="2013-02-22T10:24:00Z">
        <w:r>
          <w:rPr/>
          <w:t xml:space="preserve">Émile Storms </w:t>
        </w:r>
      </w:ins>
      <w:r>
        <w:rPr/>
        <w:t xml:space="preserve"> </w:t>
      </w:r>
      <w:ins w:id="1020" w:author="USER" w:date="2013-02-22T10:25:00Z">
        <w:r>
          <w:rPr/>
          <w:t xml:space="preserve">of the International African Association's </w:t>
        </w:r>
      </w:ins>
      <w:ins w:id="1021" w:author="USER" w:date="2013-02-24T18:03:00Z">
        <w:r>
          <w:rPr/>
          <w:t>"</w:t>
        </w:r>
      </w:ins>
      <w:ins w:id="1022" w:author="USER" w:date="2013-02-22T10:25:00Z">
        <w:r>
          <w:rPr/>
          <w:t>caravan</w:t>
        </w:r>
      </w:ins>
      <w:ins w:id="1023" w:author="USER" w:date="2013-02-22T11:41:00Z">
        <w:r>
          <w:rPr/>
          <w:t>.</w:t>
        </w:r>
      </w:ins>
      <w:ins w:id="1024" w:author="USER" w:date="2013-02-24T18:03:00Z">
        <w:r>
          <w:rPr/>
          <w:t>"</w:t>
        </w:r>
      </w:ins>
      <w:ins w:id="1025" w:author="USER" w:date="2013-02-22T11:41:00Z">
        <w:r>
          <w:rPr/>
          <w:t xml:space="preserve"> Ostensibly a scientific expedition, this</w:t>
        </w:r>
      </w:ins>
      <w:ins w:id="1026" w:author="USER" w:date="2013-02-24T18:03:00Z">
        <w:r>
          <w:rPr/>
          <w:t xml:space="preserve"> "caravan"</w:t>
        </w:r>
      </w:ins>
      <w:ins w:id="1027" w:author="USER" w:date="2013-02-22T10:25:00Z">
        <w:r>
          <w:rPr/>
          <w:t xml:space="preserve">  </w:t>
        </w:r>
      </w:ins>
      <w:ins w:id="1028" w:author="USER" w:date="2013-02-22T10:39:00Z">
        <w:r>
          <w:rPr/>
          <w:t xml:space="preserve">was a covert </w:t>
        </w:r>
      </w:ins>
      <w:ins w:id="1029" w:author="USER" w:date="2013-02-22T11:41:00Z">
        <w:r>
          <w:rPr/>
          <w:t xml:space="preserve">military </w:t>
        </w:r>
      </w:ins>
      <w:ins w:id="1030" w:author="USER" w:date="2013-02-24T18:03:00Z">
        <w:r>
          <w:rPr/>
          <w:t xml:space="preserve">expedition </w:t>
        </w:r>
      </w:ins>
      <w:ins w:id="1031" w:author="USER" w:date="2013-02-22T10:39:00Z">
        <w:r>
          <w:rPr/>
          <w:t xml:space="preserve">devised by Léopold II, the Belgian king, to </w:t>
        </w:r>
      </w:ins>
      <w:ins w:id="1032" w:author="USER" w:date="2013-02-24T18:03:00Z">
        <w:r>
          <w:rPr/>
          <w:t>march</w:t>
        </w:r>
      </w:ins>
      <w:ins w:id="1033" w:author="USER" w:date="2013-02-22T10:39:00Z">
        <w:r>
          <w:rPr/>
          <w:t xml:space="preserve"> his troops west from Lubanda (now in </w:t>
        </w:r>
      </w:ins>
      <w:ins w:id="1034" w:author="USER" w:date="2013-02-22T10:40:00Z">
        <w:r>
          <w:rPr/>
          <w:t xml:space="preserve">western </w:t>
        </w:r>
      </w:ins>
      <w:ins w:id="1035" w:author="USER" w:date="2013-02-22T10:39:00Z">
        <w:r>
          <w:rPr/>
          <w:t>Tanzania)</w:t>
        </w:r>
      </w:ins>
      <w:ins w:id="1036" w:author="USER" w:date="2013-02-22T10:41:00Z">
        <w:r>
          <w:rPr/>
          <w:t xml:space="preserve"> to join up with </w:t>
        </w:r>
      </w:ins>
      <w:ins w:id="1037" w:author="USER" w:date="2013-02-24T18:03:00Z">
        <w:r>
          <w:rPr/>
          <w:t xml:space="preserve">British </w:t>
        </w:r>
      </w:ins>
      <w:ins w:id="1038" w:author="USER" w:date="2013-02-24T18:04:00Z">
        <w:r>
          <w:rPr/>
          <w:t>colonialist</w:t>
        </w:r>
      </w:ins>
      <w:ins w:id="1039" w:author="USER" w:date="2013-02-24T18:03:00Z">
        <w:r>
          <w:rPr/>
          <w:t xml:space="preserve"> </w:t>
        </w:r>
      </w:ins>
      <w:ins w:id="1040" w:author="USER" w:date="2013-02-22T10:41:00Z">
        <w:r>
          <w:rPr/>
          <w:t>Henry Morton Stanley</w:t>
        </w:r>
      </w:ins>
      <w:ins w:id="1041" w:author="USER" w:date="2013-02-22T11:41:00Z">
        <w:r>
          <w:rPr/>
          <w:t>,</w:t>
        </w:r>
      </w:ins>
      <w:ins w:id="1042" w:author="USER" w:date="2013-02-22T10:41:00Z">
        <w:r>
          <w:rPr/>
          <w:t xml:space="preserve"> </w:t>
        </w:r>
      </w:ins>
      <w:ins w:id="1043" w:author="USER" w:date="2013-02-24T18:04:00Z">
        <w:r>
          <w:rPr/>
          <w:t xml:space="preserve">had </w:t>
        </w:r>
      </w:ins>
      <w:ins w:id="1044" w:author="USER" w:date="2013-02-22T10:41:00Z">
        <w:r>
          <w:rPr/>
          <w:t>proceed</w:t>
        </w:r>
      </w:ins>
      <w:ins w:id="1045" w:author="USER" w:date="2013-02-24T18:04:00Z">
        <w:r>
          <w:rPr/>
          <w:t>ed</w:t>
        </w:r>
      </w:ins>
      <w:ins w:id="1046" w:author="USER" w:date="2013-02-22T10:41:00Z">
        <w:r>
          <w:rPr/>
          <w:t xml:space="preserve"> from the Atlantic coast up the Congo River</w:t>
        </w:r>
      </w:ins>
      <w:ins w:id="1047" w:author="USER" w:date="2013-02-22T11:02:00Z">
        <w:r>
          <w:rPr/>
          <w:t>.</w:t>
        </w:r>
      </w:ins>
      <w:ins w:id="1048" w:author="USER" w:date="2013-02-22T10:42:00Z">
        <w:r>
          <w:rPr/>
          <w:t xml:space="preserve"> </w:t>
        </w:r>
      </w:ins>
      <w:ins w:id="1049" w:author="USER" w:date="2013-02-22T11:02:00Z">
        <w:r>
          <w:rPr/>
          <w:t>A</w:t>
        </w:r>
      </w:ins>
      <w:ins w:id="1050" w:author="USER" w:date="2013-02-22T10:42:00Z">
        <w:r>
          <w:rPr/>
          <w:t>t the</w:t>
        </w:r>
      </w:ins>
      <w:ins w:id="1051" w:author="USER" w:date="2013-02-24T18:04:00Z">
        <w:r>
          <w:rPr/>
          <w:t xml:space="preserve"> British-Belgian</w:t>
        </w:r>
      </w:ins>
      <w:ins w:id="1052" w:author="USER" w:date="2013-02-22T10:42:00Z">
        <w:r>
          <w:rPr/>
          <w:t xml:space="preserve"> joining </w:t>
        </w:r>
      </w:ins>
      <w:ins w:id="1053" w:author="USER" w:date="2013-02-22T11:03:00Z">
        <w:r>
          <w:rPr/>
          <w:t xml:space="preserve">of </w:t>
        </w:r>
      </w:ins>
      <w:ins w:id="1054" w:author="USER" w:date="2013-02-22T10:42:00Z">
        <w:r>
          <w:rPr/>
          <w:t xml:space="preserve">forces </w:t>
        </w:r>
      </w:ins>
      <w:ins w:id="1055" w:author="USER" w:date="2013-02-24T18:04:00Z">
        <w:r>
          <w:rPr/>
          <w:t xml:space="preserve">it was expected that </w:t>
        </w:r>
      </w:ins>
      <w:ins w:id="1056" w:author="USER" w:date="2013-02-22T10:42:00Z">
        <w:r>
          <w:rPr/>
          <w:t>they would emblazon a "White Line across a Dark Continent</w:t>
        </w:r>
      </w:ins>
      <w:ins w:id="1057" w:author="USER" w:date="2013-02-24T18:05:00Z">
        <w:r>
          <w:rPr/>
          <w:t>,</w:t>
        </w:r>
      </w:ins>
      <w:ins w:id="1058" w:author="USER" w:date="2013-02-22T10:42:00Z">
        <w:r>
          <w:rPr/>
          <w:t xml:space="preserve">" </w:t>
        </w:r>
      </w:ins>
      <w:ins w:id="1059" w:author="USER" w:date="2013-02-24T18:05:00Z">
        <w:r>
          <w:rPr/>
          <w:t xml:space="preserve">a supreme act of confidence that </w:t>
        </w:r>
      </w:ins>
      <w:ins w:id="1060" w:author="USER" w:date="2013-02-24T18:06:00Z">
        <w:r>
          <w:rPr/>
          <w:t xml:space="preserve">Black </w:t>
        </w:r>
      </w:ins>
      <w:ins w:id="1061" w:author="USER" w:date="2013-02-24T18:05:00Z">
        <w:r>
          <w:rPr/>
          <w:t>Africa</w:t>
        </w:r>
      </w:ins>
      <w:ins w:id="1062" w:author="USER" w:date="2013-02-24T18:06:00Z">
        <w:r>
          <w:rPr/>
          <w:t xml:space="preserve"> had been conquered by the White Races, </w:t>
        </w:r>
      </w:ins>
      <w:ins w:id="1063" w:author="USER" w:date="2013-02-22T10:42:00Z">
        <w:r>
          <w:rPr/>
          <w:t xml:space="preserve">preparatory </w:t>
        </w:r>
      </w:ins>
      <w:ins w:id="1064" w:author="USER" w:date="2013-02-22T10:44:00Z">
        <w:r>
          <w:rPr/>
          <w:t>to</w:t>
        </w:r>
      </w:ins>
      <w:ins w:id="1065" w:author="USER" w:date="2013-02-22T10:42:00Z">
        <w:r>
          <w:rPr/>
          <w:t xml:space="preserve"> the 1885 Berlin Conference when the European powers would partition Africa amongst themselves. </w:t>
        </w:r>
      </w:ins>
    </w:p>
    <w:p>
      <w:pPr>
        <w:pStyle w:val="Normal"/>
        <w:rPr/>
      </w:pPr>
      <w:ins w:id="1066" w:author="USER" w:date="2013-02-24T18:07:00Z">
        <w:r>
          <w:rPr/>
          <w:tab/>
          <w:t xml:space="preserve">Obviously </w:t>
        </w:r>
      </w:ins>
      <w:ins w:id="1067" w:author="USER" w:date="2013-02-22T10:44:00Z">
        <w:r>
          <w:rPr/>
          <w:t>Storms had to get rid of  his chief rival in thi</w:t>
        </w:r>
      </w:ins>
      <w:ins w:id="1068" w:author="USER" w:date="2013-02-22T10:45:00Z">
        <w:r>
          <w:rPr/>
          <w:t>s area,</w:t>
        </w:r>
      </w:ins>
      <w:ins w:id="1069" w:author="USER" w:date="2013-02-22T10:26:00Z">
        <w:r>
          <w:rPr/>
          <w:t xml:space="preserve">  Lusinga Iwa Ng'ombe</w:t>
        </w:r>
      </w:ins>
      <w:ins w:id="1070" w:author="USER" w:date="2013-02-24T18:07:00Z">
        <w:r>
          <w:rPr/>
          <w:t>.</w:t>
        </w:r>
      </w:ins>
      <w:ins w:id="1071" w:author="USER" w:date="2013-02-22T10:45:00Z">
        <w:r>
          <w:rPr/>
          <w:t xml:space="preserve"> </w:t>
        </w:r>
      </w:ins>
      <w:ins w:id="1072" w:author="USER" w:date="2013-02-24T18:07:00Z">
        <w:r>
          <w:rPr/>
          <w:t>S</w:t>
        </w:r>
      </w:ins>
      <w:ins w:id="1073" w:author="USER" w:date="2013-02-22T10:45:00Z">
        <w:r>
          <w:rPr/>
          <w:t xml:space="preserve">o he sent </w:t>
        </w:r>
      </w:ins>
      <w:ins w:id="1074" w:author="USER" w:date="2013-02-24T18:07:00Z">
        <w:r>
          <w:rPr/>
          <w:t xml:space="preserve">mercenary African </w:t>
        </w:r>
      </w:ins>
      <w:ins w:id="1075" w:author="USER" w:date="2013-02-22T10:32:00Z">
        <w:r>
          <w:rPr/>
          <w:t xml:space="preserve">warriors </w:t>
        </w:r>
      </w:ins>
      <w:ins w:id="1076" w:author="USER" w:date="2013-02-22T10:45:00Z">
        <w:r>
          <w:rPr/>
          <w:t>to Lusinga</w:t>
        </w:r>
      </w:ins>
      <w:ins w:id="1077" w:author="USER" w:date="2013-02-22T10:47:00Z">
        <w:r>
          <w:rPr/>
          <w:t>'</w:t>
        </w:r>
      </w:ins>
      <w:ins w:id="1078" w:author="USER" w:date="2013-02-22T10:45:00Z">
        <w:r>
          <w:rPr/>
          <w:t>s palisaded encla</w:t>
        </w:r>
      </w:ins>
      <w:ins w:id="1079" w:author="USER" w:date="2013-02-22T10:46:00Z">
        <w:r>
          <w:rPr/>
          <w:t>ve in Lubanda</w:t>
        </w:r>
      </w:ins>
      <w:ins w:id="1080" w:author="USER" w:date="2013-02-22T11:42:00Z">
        <w:r>
          <w:rPr/>
          <w:t>,</w:t>
        </w:r>
      </w:ins>
      <w:ins w:id="1081" w:author="USER" w:date="2013-02-22T10:46:00Z">
        <w:r>
          <w:rPr/>
          <w:t xml:space="preserve">  </w:t>
        </w:r>
      </w:ins>
      <w:ins w:id="1082" w:author="USER" w:date="2013-02-22T10:47:00Z">
        <w:r>
          <w:rPr/>
          <w:t xml:space="preserve">where they lulled </w:t>
        </w:r>
      </w:ins>
      <w:ins w:id="1083" w:author="USER" w:date="2013-02-24T18:07:00Z">
        <w:r>
          <w:rPr/>
          <w:t>Lusinga in</w:t>
        </w:r>
      </w:ins>
      <w:ins w:id="1084" w:author="USER" w:date="2013-02-24T18:10:00Z">
        <w:r>
          <w:rPr/>
          <w:t>to</w:t>
        </w:r>
      </w:ins>
      <w:ins w:id="1085" w:author="USER" w:date="2013-02-24T18:07:00Z">
        <w:r>
          <w:rPr/>
          <w:t xml:space="preserve"> </w:t>
        </w:r>
      </w:ins>
      <w:ins w:id="1086" w:author="USER" w:date="2013-02-24T18:09:00Z">
        <w:r>
          <w:rPr/>
          <w:t>oblivion</w:t>
        </w:r>
      </w:ins>
      <w:ins w:id="1087" w:author="USER" w:date="2013-02-22T10:47:00Z">
        <w:r>
          <w:rPr/>
          <w:t xml:space="preserve"> </w:t>
        </w:r>
      </w:ins>
      <w:ins w:id="1088" w:author="USER" w:date="2013-02-24T18:08:00Z">
        <w:r>
          <w:rPr/>
          <w:t>with</w:t>
        </w:r>
      </w:ins>
      <w:ins w:id="1089" w:author="USER" w:date="2013-02-22T10:47:00Z">
        <w:r>
          <w:rPr/>
          <w:t xml:space="preserve"> tribal dancing</w:t>
        </w:r>
      </w:ins>
      <w:ins w:id="1090" w:author="USER" w:date="2013-02-24T18:08:00Z">
        <w:r>
          <w:rPr/>
          <w:t>. On cue they</w:t>
        </w:r>
      </w:ins>
      <w:ins w:id="1091" w:author="USER" w:date="2013-02-22T10:47:00Z">
        <w:r>
          <w:rPr/>
          <w:t xml:space="preserve"> </w:t>
        </w:r>
      </w:ins>
      <w:ins w:id="1092" w:author="USER" w:date="2013-02-22T10:48:00Z">
        <w:r>
          <w:rPr/>
          <w:t>murdered him by gun</w:t>
        </w:r>
      </w:ins>
      <w:ins w:id="1093" w:author="USER" w:date="2013-02-22T10:47:00Z">
        <w:r>
          <w:rPr/>
          <w:t xml:space="preserve">shot </w:t>
        </w:r>
      </w:ins>
      <w:ins w:id="1094" w:author="USER" w:date="2013-02-22T10:48:00Z">
        <w:r>
          <w:rPr/>
          <w:t xml:space="preserve">and beheaded him. </w:t>
        </w:r>
      </w:ins>
      <w:ins w:id="1095" w:author="USER" w:date="2013-02-22T10:47:00Z">
        <w:r>
          <w:rPr/>
          <w:t xml:space="preserve"> </w:t>
        </w:r>
      </w:ins>
      <w:ins w:id="1096" w:author="USER" w:date="2013-02-22T10:26:00Z">
        <w:r>
          <w:rPr/>
          <w:t>Storms</w:t>
        </w:r>
      </w:ins>
      <w:ins w:id="1097" w:author="USER" w:date="2013-02-22T10:27:00Z">
        <w:r>
          <w:rPr/>
          <w:t xml:space="preserve"> abscond</w:t>
        </w:r>
      </w:ins>
      <w:ins w:id="1098" w:author="USER" w:date="2013-02-22T10:49:00Z">
        <w:r>
          <w:rPr/>
          <w:t>ed</w:t>
        </w:r>
      </w:ins>
      <w:ins w:id="1099" w:author="USER" w:date="2013-02-22T10:27:00Z">
        <w:r>
          <w:rPr/>
          <w:t xml:space="preserve"> with </w:t>
        </w:r>
      </w:ins>
      <w:ins w:id="1100" w:author="USER" w:date="2013-02-22T10:58:00Z">
        <w:r>
          <w:rPr/>
          <w:t xml:space="preserve">not only </w:t>
        </w:r>
      </w:ins>
      <w:ins w:id="1101" w:author="USER" w:date="2013-02-22T10:49:00Z">
        <w:r>
          <w:rPr/>
          <w:t>Lusinga's</w:t>
        </w:r>
      </w:ins>
      <w:ins w:id="1102" w:author="USER" w:date="2013-02-22T10:27:00Z">
        <w:r>
          <w:rPr/>
          <w:t xml:space="preserve"> figure  </w:t>
        </w:r>
      </w:ins>
      <w:ins w:id="1103" w:author="USER" w:date="2013-02-22T10:58:00Z">
        <w:r>
          <w:rPr/>
          <w:t xml:space="preserve">but also his </w:t>
        </w:r>
      </w:ins>
      <w:ins w:id="1104" w:author="USER" w:date="2013-02-22T11:26:00Z">
        <w:r>
          <w:rPr/>
          <w:t xml:space="preserve">decapitated </w:t>
        </w:r>
      </w:ins>
      <w:ins w:id="1105" w:author="USER" w:date="2013-02-22T10:58:00Z">
        <w:r>
          <w:rPr/>
          <w:t xml:space="preserve">cranium </w:t>
        </w:r>
      </w:ins>
      <w:ins w:id="1106" w:author="USER" w:date="2013-02-22T10:27:00Z">
        <w:r>
          <w:rPr/>
          <w:t xml:space="preserve">to his residence </w:t>
        </w:r>
      </w:ins>
      <w:ins w:id="1107" w:author="USER" w:date="2013-02-22T10:49:00Z">
        <w:r>
          <w:rPr/>
          <w:t>in Belgium</w:t>
        </w:r>
      </w:ins>
      <w:ins w:id="1108" w:author="USER" w:date="2013-02-22T10:59:00Z">
        <w:r>
          <w:rPr/>
          <w:t xml:space="preserve">. </w:t>
        </w:r>
      </w:ins>
      <w:ins w:id="1109" w:author="USER" w:date="2013-02-22T11:43:00Z">
        <w:r>
          <w:rPr/>
          <w:t>The</w:t>
        </w:r>
      </w:ins>
      <w:ins w:id="1110" w:author="USER" w:date="2013-02-24T18:11:00Z">
        <w:r>
          <w:rPr/>
          <w:t xml:space="preserve"> Bugabo</w:t>
        </w:r>
      </w:ins>
      <w:ins w:id="1111" w:author="USER" w:date="2013-02-22T11:43:00Z">
        <w:r>
          <w:rPr/>
          <w:t xml:space="preserve"> leader's power </w:t>
        </w:r>
      </w:ins>
      <w:ins w:id="1112" w:author="USER" w:date="2013-02-22T11:44:00Z">
        <w:r>
          <w:rPr/>
          <w:t xml:space="preserve">was </w:t>
        </w:r>
      </w:ins>
      <w:ins w:id="1113" w:author="USER" w:date="2013-02-24T18:11:00Z">
        <w:r>
          <w:rPr/>
          <w:t xml:space="preserve">seemingly </w:t>
        </w:r>
      </w:ins>
      <w:ins w:id="1114" w:author="USER" w:date="2013-02-22T11:43:00Z">
        <w:r>
          <w:rPr/>
          <w:t>destroyed</w:t>
        </w:r>
      </w:ins>
      <w:ins w:id="1115" w:author="USER" w:date="2013-02-22T11:44:00Z">
        <w:r>
          <w:rPr/>
          <w:t xml:space="preserve">, his ancestral line was </w:t>
        </w:r>
      </w:ins>
      <w:ins w:id="1116" w:author="USER" w:date="2013-02-24T18:11:00Z">
        <w:r>
          <w:rPr/>
          <w:t xml:space="preserve">seemingly </w:t>
        </w:r>
      </w:ins>
      <w:ins w:id="1117" w:author="USER" w:date="2013-02-22T11:44:00Z">
        <w:r>
          <w:rPr/>
          <w:t>shattered</w:t>
        </w:r>
      </w:ins>
      <w:ins w:id="1118" w:author="USER" w:date="2013-02-22T11:43:00Z">
        <w:r>
          <w:rPr/>
          <w:t xml:space="preserve">. </w:t>
        </w:r>
      </w:ins>
      <w:ins w:id="1119" w:author="USER" w:date="2013-02-24T18:12:00Z">
        <w:r>
          <w:rPr/>
          <w:t>Storm</w:t>
        </w:r>
      </w:ins>
      <w:ins w:id="1120" w:author="USER" w:date="2013-02-22T10:27:00Z">
        <w:r>
          <w:rPr/>
          <w:t xml:space="preserve"> placed </w:t>
        </w:r>
      </w:ins>
      <w:ins w:id="1121" w:author="USER" w:date="2013-02-24T18:12:00Z">
        <w:r>
          <w:rPr/>
          <w:t xml:space="preserve">Lusinga's figure  </w:t>
        </w:r>
      </w:ins>
      <w:ins w:id="1122" w:author="USER" w:date="2013-02-22T10:49:00Z">
        <w:r>
          <w:rPr/>
          <w:t xml:space="preserve">in front of a mirror </w:t>
        </w:r>
      </w:ins>
      <w:ins w:id="1123" w:author="USER" w:date="2013-02-22T10:27:00Z">
        <w:r>
          <w:rPr/>
          <w:t xml:space="preserve">on his </w:t>
        </w:r>
      </w:ins>
      <w:ins w:id="1124" w:author="USER" w:date="2013-02-22T10:59:00Z">
        <w:r>
          <w:rPr/>
          <w:t xml:space="preserve">drawing room </w:t>
        </w:r>
      </w:ins>
      <w:ins w:id="1125" w:author="USER" w:date="2013-02-22T10:27:00Z">
        <w:r>
          <w:rPr/>
          <w:t>mantle as a</w:t>
        </w:r>
      </w:ins>
      <w:ins w:id="1126" w:author="USER" w:date="2013-02-22T11:44:00Z">
        <w:r>
          <w:rPr/>
          <w:t>n African</w:t>
        </w:r>
      </w:ins>
      <w:ins w:id="1127" w:author="USER" w:date="2013-02-22T10:27:00Z">
        <w:r>
          <w:rPr/>
          <w:t xml:space="preserve"> </w:t>
        </w:r>
      </w:ins>
      <w:ins w:id="1128" w:author="USER" w:date="2013-02-24T18:13:00Z">
        <w:r>
          <w:rPr/>
          <w:t>military</w:t>
        </w:r>
      </w:ins>
      <w:ins w:id="1129" w:author="USER" w:date="2013-02-22T10:27:00Z">
        <w:r>
          <w:rPr/>
          <w:t xml:space="preserve"> </w:t>
        </w:r>
      </w:ins>
      <w:ins w:id="1130" w:author="USER" w:date="2013-02-24T18:13:00Z">
        <w:r>
          <w:rPr/>
          <w:t>trophy.</w:t>
        </w:r>
      </w:ins>
      <w:ins w:id="1131" w:author="USER" w:date="2013-02-24T18:14:00Z">
        <w:r>
          <w:rPr/>
          <w:t xml:space="preserve"> He presented Lusinga's skull</w:t>
        </w:r>
      </w:ins>
      <w:ins w:id="1132" w:author="USER" w:date="2013-02-22T10:59:00Z">
        <w:r>
          <w:rPr/>
          <w:t xml:space="preserve"> to the physical anthropologist Émile Houzé</w:t>
        </w:r>
      </w:ins>
      <w:ins w:id="1133" w:author="USER" w:date="2013-02-22T11:27:00Z">
        <w:r>
          <w:rPr/>
          <w:t>,</w:t>
        </w:r>
      </w:ins>
      <w:ins w:id="1134" w:author="USER" w:date="2013-02-22T10:59:00Z">
        <w:r>
          <w:rPr/>
          <w:t xml:space="preserve"> </w:t>
        </w:r>
      </w:ins>
      <w:ins w:id="1135" w:author="USER" w:date="2013-02-24T18:14:00Z">
        <w:r>
          <w:rPr/>
          <w:t xml:space="preserve">for verification of Belgian Walloon supremacy. </w:t>
        </w:r>
      </w:ins>
      <w:ins w:id="1136" w:author="USER" w:date="2013-02-24T18:15:00Z">
        <w:r>
          <w:rPr/>
          <w:t>Houzé</w:t>
        </w:r>
      </w:ins>
      <w:ins w:id="1137" w:author="USER" w:date="2013-02-22T10:59:00Z">
        <w:r>
          <w:rPr/>
          <w:t xml:space="preserve"> </w:t>
        </w:r>
      </w:ins>
      <w:ins w:id="1138" w:author="USER" w:date="2013-02-24T18:15:00Z">
        <w:r>
          <w:rPr/>
          <w:t xml:space="preserve">dutifully </w:t>
        </w:r>
      </w:ins>
      <w:ins w:id="1139" w:author="USER" w:date="2013-02-22T10:59:00Z">
        <w:r>
          <w:rPr/>
          <w:t xml:space="preserve">analyzed </w:t>
        </w:r>
      </w:ins>
      <w:ins w:id="1140" w:author="USER" w:date="2013-02-24T18:15:00Z">
        <w:r>
          <w:rPr/>
          <w:t>the cranium</w:t>
        </w:r>
      </w:ins>
      <w:ins w:id="1141" w:author="USER" w:date="2013-02-22T10:59:00Z">
        <w:r>
          <w:rPr/>
          <w:t xml:space="preserve"> and </w:t>
        </w:r>
      </w:ins>
      <w:ins w:id="1142" w:author="USER" w:date="2013-02-24T18:16:00Z">
        <w:r>
          <w:rPr/>
          <w:t xml:space="preserve"> with conviction</w:t>
        </w:r>
      </w:ins>
      <w:ins w:id="1143" w:author="USER" w:date="2013-02-22T11:45:00Z">
        <w:r>
          <w:rPr/>
          <w:t xml:space="preserve"> </w:t>
        </w:r>
      </w:ins>
      <w:ins w:id="1144" w:author="USER" w:date="2013-02-22T10:59:00Z">
        <w:r>
          <w:rPr/>
          <w:t xml:space="preserve">pronounced that it represented the </w:t>
        </w:r>
      </w:ins>
      <w:ins w:id="1145" w:author="USER" w:date="2013-02-22T11:01:00Z">
        <w:r>
          <w:rPr/>
          <w:t xml:space="preserve">degenerate </w:t>
        </w:r>
      </w:ins>
      <w:ins w:id="1146" w:author="USER" w:date="2013-02-22T10:59:00Z">
        <w:r>
          <w:rPr/>
          <w:t xml:space="preserve">features </w:t>
        </w:r>
      </w:ins>
      <w:ins w:id="1147" w:author="USER" w:date="2013-02-22T11:01:00Z">
        <w:r>
          <w:rPr/>
          <w:t xml:space="preserve">of </w:t>
        </w:r>
      </w:ins>
      <w:ins w:id="1148" w:author="USER" w:date="2013-02-22T10:59:00Z">
        <w:r>
          <w:rPr/>
          <w:t xml:space="preserve">the Flemish </w:t>
        </w:r>
      </w:ins>
      <w:ins w:id="1149" w:author="USER" w:date="2013-02-22T11:01:00Z">
        <w:r>
          <w:rPr/>
          <w:t xml:space="preserve">people as opposed to the </w:t>
        </w:r>
      </w:ins>
      <w:ins w:id="1150" w:author="USER" w:date="2013-02-22T12:44:00Z">
        <w:r>
          <w:rPr/>
          <w:t>Aryan</w:t>
        </w:r>
      </w:ins>
      <w:ins w:id="1151" w:author="USER" w:date="2013-02-22T11:01:00Z">
        <w:r>
          <w:rPr/>
          <w:t xml:space="preserve"> features of the Walloons</w:t>
        </w:r>
      </w:ins>
      <w:ins w:id="1152" w:author="USER" w:date="2013-02-22T12:01:00Z">
        <w:r>
          <w:rPr/>
          <w:t xml:space="preserve"> (</w:t>
        </w:r>
      </w:ins>
      <w:ins w:id="1153" w:author="USER" w:date="2013-02-22T12:01:00Z">
        <w:r>
          <w:rPr>
            <w:lang w:val="en-US"/>
          </w:rPr>
          <w:t xml:space="preserve">Houzé 1882; </w:t>
        </w:r>
      </w:ins>
      <w:ins w:id="1154" w:author="USER" w:date="2013-02-22T10:27:00Z">
        <w:r>
          <w:rPr/>
          <w:t xml:space="preserve"> </w:t>
        </w:r>
      </w:ins>
      <w:ins w:id="1155" w:author="USER" w:date="2013-02-22T12:01:00Z">
        <w:r>
          <w:rPr>
            <w:lang w:val="en-US"/>
          </w:rPr>
          <w:t>Denoël</w:t>
        </w:r>
      </w:ins>
      <w:ins w:id="1156" w:author="USER" w:date="2013-02-22T12:01:00Z">
        <w:r>
          <w:rPr/>
          <w:t xml:space="preserve"> 1992</w:t>
        </w:r>
      </w:ins>
      <w:ins w:id="1157" w:author="USER" w:date="2013-02-22T12:03:00Z">
        <w:r>
          <w:rPr/>
          <w:t>: 380</w:t>
        </w:r>
      </w:ins>
      <w:ins w:id="1158" w:author="USER" w:date="2013-02-22T12:01:00Z">
        <w:r>
          <w:rPr/>
          <w:t>).</w:t>
        </w:r>
      </w:ins>
      <w:ins w:id="1159" w:author="USER" w:date="2013-02-22T12:41:00Z">
        <w:r>
          <w:rPr/>
          <w:t xml:space="preserve"> </w:t>
        </w:r>
      </w:ins>
      <w:ins w:id="1160" w:author="USER" w:date="2013-02-24T18:16:00Z">
        <w:r>
          <w:rPr/>
          <w:t>Back in Africa,</w:t>
        </w:r>
      </w:ins>
      <w:ins w:id="1161" w:author="USER" w:date="2013-02-22T12:41:00Z">
        <w:r>
          <w:rPr/>
          <w:t xml:space="preserve"> the Bugabo </w:t>
        </w:r>
      </w:ins>
      <w:ins w:id="1162" w:author="USER" w:date="2013-02-24T18:17:00Z">
        <w:r>
          <w:rPr/>
          <w:t xml:space="preserve">society </w:t>
        </w:r>
      </w:ins>
      <w:ins w:id="1163" w:author="USER" w:date="2013-02-22T12:41:00Z">
        <w:r>
          <w:rPr/>
          <w:t>regarded the cranium as a familial and clan</w:t>
        </w:r>
      </w:ins>
      <w:ins w:id="1164" w:author="USER" w:date="2013-02-22T12:48:00Z">
        <w:r>
          <w:rPr/>
          <w:t>-</w:t>
        </w:r>
      </w:ins>
      <w:ins w:id="1165" w:author="USER" w:date="2013-02-22T12:41:00Z">
        <w:r>
          <w:rPr/>
          <w:t>based</w:t>
        </w:r>
      </w:ins>
      <w:ins w:id="1166" w:author="USER" w:date="2013-02-22T12:42:00Z">
        <w:r>
          <w:rPr/>
          <w:t xml:space="preserve"> aspect</w:t>
        </w:r>
      </w:ins>
      <w:ins w:id="1167" w:author="USER" w:date="2013-02-24T18:17:00Z">
        <w:r>
          <w:rPr/>
          <w:t xml:space="preserve"> of</w:t>
        </w:r>
      </w:ins>
      <w:ins w:id="1168" w:author="USER" w:date="2013-02-22T12:42:00Z">
        <w:r>
          <w:rPr/>
          <w:t xml:space="preserve"> </w:t>
        </w:r>
      </w:ins>
      <w:ins w:id="1169" w:author="USER" w:date="2013-02-22T12:49:00Z">
        <w:r>
          <w:rPr/>
          <w:t>cultic</w:t>
        </w:r>
      </w:ins>
      <w:ins w:id="1170" w:author="USER" w:date="2013-02-22T12:42:00Z">
        <w:r>
          <w:rPr/>
          <w:t xml:space="preserve"> ancestral memory</w:t>
        </w:r>
      </w:ins>
      <w:ins w:id="1171" w:author="USER" w:date="2013-02-22T12:44:00Z">
        <w:r>
          <w:rPr/>
          <w:t xml:space="preserve"> (cf. Kristeva and Gladding</w:t>
        </w:r>
      </w:ins>
      <w:ins w:id="1172" w:author="USER" w:date="2013-02-22T12:45:00Z">
        <w:r>
          <w:rPr/>
          <w:t xml:space="preserve"> 201</w:t>
        </w:r>
      </w:ins>
      <w:ins w:id="1173" w:author="USER" w:date="2013-02-22T12:48:00Z">
        <w:r>
          <w:rPr/>
          <w:t>1</w:t>
        </w:r>
      </w:ins>
      <w:ins w:id="1174" w:author="USER" w:date="2013-02-22T12:45:00Z">
        <w:r>
          <w:rPr/>
          <w:t>:14)</w:t>
        </w:r>
      </w:ins>
      <w:ins w:id="1175" w:author="USER" w:date="2013-02-22T12:42:00Z">
        <w:r>
          <w:rPr/>
          <w:t>.</w:t>
        </w:r>
      </w:ins>
      <w:ins w:id="1176" w:author="USER" w:date="2013-02-24T18:17:00Z">
        <w:r>
          <w:rPr/>
          <w:t xml:space="preserve"> And so today the cranium resides with the Belgian </w:t>
        </w:r>
      </w:ins>
      <w:ins w:id="1177" w:author="USER" w:date="2013-02-24T18:18:00Z">
        <w:r>
          <w:rPr/>
          <w:t>Museum of Central Africa.</w:t>
        </w:r>
      </w:ins>
    </w:p>
    <w:p>
      <w:pPr>
        <w:pStyle w:val="Normal"/>
        <w:rPr>
          <w:sz w:val="24"/>
          <w:szCs w:val="24"/>
        </w:rPr>
      </w:pPr>
      <w:ins w:id="1179" w:author="USER" w:date="2013-02-22T11:27:00Z">
        <w:r>
          <w:rPr/>
          <w:tab/>
        </w:r>
      </w:ins>
      <w:ins w:id="1180" w:author="USER" w:date="2013-02-24T18:18:00Z">
        <w:r>
          <w:rPr/>
          <w:t xml:space="preserve">Finally, </w:t>
        </w:r>
      </w:ins>
      <w:ins w:id="1181" w:author="USER" w:date="2013-02-24T18:19:00Z">
        <w:r>
          <w:rPr/>
          <w:t>i</w:t>
        </w:r>
      </w:ins>
      <w:ins w:id="1182" w:author="USER" w:date="2013-02-22T10:28:00Z">
        <w:r>
          <w:rPr/>
          <w:t>t is unknown whether th</w:t>
        </w:r>
      </w:ins>
      <w:ins w:id="1183" w:author="USER" w:date="2013-02-22T10:55:00Z">
        <w:r>
          <w:rPr/>
          <w:t>is</w:t>
        </w:r>
      </w:ins>
      <w:ins w:id="1184" w:author="USER" w:date="2013-02-22T10:28:00Z">
        <w:r>
          <w:rPr/>
          <w:t xml:space="preserve"> Janus "</w:t>
        </w:r>
      </w:ins>
      <w:ins w:id="1185" w:author="USER" w:date="2013-02-22T10:55:00Z">
        <w:r>
          <w:rPr/>
          <w:t>L</w:t>
        </w:r>
      </w:ins>
      <w:ins w:id="1186" w:author="USER" w:date="2013-02-22T10:28:00Z">
        <w:r>
          <w:rPr/>
          <w:t xml:space="preserve">usinga" headrest was used by </w:t>
        </w:r>
      </w:ins>
      <w:ins w:id="1187" w:author="USER" w:date="2013-02-22T10:29:00Z">
        <w:r>
          <w:rPr/>
          <w:t xml:space="preserve">Lusinga Iwa Ng'ombe </w:t>
        </w:r>
      </w:ins>
      <w:ins w:id="1188" w:author="USER" w:date="2013-02-24T18:19:00Z">
        <w:r>
          <w:rPr/>
          <w:t xml:space="preserve">'s </w:t>
        </w:r>
      </w:ins>
      <w:ins w:id="1189" w:author="USER" w:date="2013-02-22T10:29:00Z">
        <w:r>
          <w:rPr/>
          <w:t>followers</w:t>
        </w:r>
      </w:ins>
      <w:ins w:id="1190" w:author="USER" w:date="2013-02-24T18:19:00Z">
        <w:r>
          <w:rPr/>
          <w:t xml:space="preserve"> or their antecedents</w:t>
        </w:r>
      </w:ins>
      <w:ins w:id="1191" w:author="USER" w:date="2013-02-22T10:29:00Z">
        <w:r>
          <w:rPr/>
          <w:t xml:space="preserve">, but it </w:t>
        </w:r>
      </w:ins>
      <w:ins w:id="1192" w:author="USER" w:date="2013-02-24T18:19:00Z">
        <w:r>
          <w:rPr/>
          <w:t>surely is</w:t>
        </w:r>
      </w:ins>
      <w:ins w:id="1193" w:author="USER" w:date="2013-02-22T10:29:00Z">
        <w:r>
          <w:rPr/>
          <w:t xml:space="preserve"> a unique testimony </w:t>
        </w:r>
      </w:ins>
      <w:ins w:id="1194" w:author="USER" w:date="2013-02-24T18:20:00Z">
        <w:r>
          <w:rPr/>
          <w:t>to a unique</w:t>
        </w:r>
      </w:ins>
      <w:ins w:id="1195" w:author="USER" w:date="2013-02-22T10:29:00Z">
        <w:r>
          <w:rPr/>
          <w:t xml:space="preserve"> </w:t>
        </w:r>
      </w:ins>
      <w:ins w:id="1196" w:author="USER" w:date="2013-02-22T10:50:00Z">
        <w:r>
          <w:rPr/>
          <w:t xml:space="preserve">nineteenth-century </w:t>
        </w:r>
      </w:ins>
      <w:ins w:id="1197" w:author="USER" w:date="2013-02-22T10:30:00Z">
        <w:r>
          <w:rPr/>
          <w:t xml:space="preserve">clash of </w:t>
        </w:r>
      </w:ins>
      <w:ins w:id="1198" w:author="USER" w:date="2013-02-22T10:56:00Z">
        <w:r>
          <w:rPr/>
          <w:t xml:space="preserve">European </w:t>
        </w:r>
      </w:ins>
      <w:ins w:id="1199" w:author="USER" w:date="2013-02-22T10:30:00Z">
        <w:r>
          <w:rPr/>
          <w:t xml:space="preserve">and African </w:t>
        </w:r>
      </w:ins>
      <w:ins w:id="1200" w:author="USER" w:date="2013-02-24T18:54:00Z">
        <w:r>
          <w:rPr/>
          <w:t>powers</w:t>
        </w:r>
      </w:ins>
      <w:ins w:id="1201" w:author="USER" w:date="2013-02-22T10:30:00Z">
        <w:r>
          <w:rPr/>
          <w:t xml:space="preserve">. </w:t>
        </w:r>
      </w:ins>
    </w:p>
    <w:p>
      <w:pPr>
        <w:pStyle w:val="Normal"/>
        <w:rPr/>
      </w:pPr>
      <w:del w:id="1202" w:author="USER" w:date="2013-02-22T12:49:00Z">
        <w:r>
          <w:rPr/>
          <w:drawing>
            <wp:inline distT="0" distB="0" distL="0" distR="0">
              <wp:extent cx="2698750" cy="3578225"/>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4"/>
                      <a:srcRect l="-12" t="-9" r="-12" b="-9"/>
                      <a:stretch>
                        <a:fillRect/>
                      </a:stretch>
                    </pic:blipFill>
                    <pic:spPr bwMode="auto">
                      <a:xfrm>
                        <a:off x="0" y="0"/>
                        <a:ext cx="2698750" cy="3578225"/>
                      </a:xfrm>
                      <a:prstGeom prst="rect">
                        <a:avLst/>
                      </a:prstGeom>
                    </pic:spPr>
                  </pic:pic>
                </a:graphicData>
              </a:graphic>
            </wp:inline>
          </w:drawing>
        </w:r>
      </w:del>
      <w:r>
        <w:rPr>
          <w:rStyle w:val="CommentReference"/>
          <w:vanish w:val="false"/>
          <w:sz w:val="24"/>
          <w:szCs w:val="24"/>
        </w:rPr>
        <w:commentReference w:id="0"/>
      </w:r>
    </w:p>
    <w:p>
      <w:pPr>
        <w:pStyle w:val="Normal"/>
        <w:rPr/>
      </w:pPr>
      <w:del w:id="1203" w:author="USER" w:date="2013-02-22T12:54:00Z">
        <w:r>
          <w:rPr/>
          <w:delText>Fig. 6. Detail of the Janus-faced "Lusinga" headrest showing the intricate facial keloids.</w:delText>
        </w:r>
      </w:del>
    </w:p>
    <w:p>
      <w:pPr>
        <w:pStyle w:val="Normal"/>
        <w:rPr/>
      </w:pPr>
      <w:ins w:id="1204" w:author="USER" w:date="2013-02-22T10:55:00Z">
        <w:r>
          <w:rPr/>
          <w:t xml:space="preserve">References: </w:t>
        </w:r>
      </w:ins>
    </w:p>
    <w:p>
      <w:pPr>
        <w:pStyle w:val="Normal"/>
        <w:spacing w:lineRule="auto" w:line="240" w:before="0" w:after="0"/>
        <w:ind w:end="0" w:hanging="0"/>
        <w:jc w:val="both"/>
        <w:rPr>
          <w:rFonts w:ascii="Times New Roman" w:hAnsi="Times New Roman" w:cs="Times New Roman"/>
          <w:ins w:id="1209" w:author="USER" w:date="2013-02-24T18:41:00Z"/>
          <w:b w:val="false"/>
          <w:b w:val="false"/>
          <w:bCs w:val="false"/>
          <w:spacing w:val="0"/>
          <w:sz w:val="24"/>
          <w:szCs w:val="24"/>
        </w:rPr>
      </w:pPr>
      <w:ins w:id="1205" w:author="USER" w:date="2013-02-24T18:41:00Z">
        <w:r>
          <w:rPr>
            <w:rFonts w:cs="Times New Roman"/>
            <w:b w:val="false"/>
            <w:bCs w:val="false"/>
            <w:spacing w:val="0"/>
            <w:sz w:val="24"/>
            <w:szCs w:val="24"/>
            <w:lang w:val="en-US"/>
          </w:rPr>
          <w:t xml:space="preserve">Aguilar, Laurel Birch de. 1996. </w:t>
        </w:r>
      </w:ins>
      <w:ins w:id="1206" w:author="USER" w:date="2013-02-24T18:41:00Z">
        <w:r>
          <w:rPr>
            <w:rFonts w:cs="Times New Roman"/>
            <w:b w:val="false"/>
            <w:bCs w:val="false"/>
            <w:i/>
            <w:iCs/>
            <w:spacing w:val="0"/>
            <w:sz w:val="24"/>
            <w:szCs w:val="24"/>
          </w:rPr>
          <w:t>Inscribing the Mask: Interpretation of Nyau Masks and Ritual Performances Among the Chewa of Central Malawi</w:t>
        </w:r>
      </w:ins>
      <w:ins w:id="1207" w:author="USER" w:date="2013-02-24T18:41:00Z">
        <w:r>
          <w:rPr>
            <w:rFonts w:cs="Times New Roman"/>
            <w:b w:val="false"/>
            <w:bCs w:val="false"/>
            <w:spacing w:val="0"/>
            <w:sz w:val="24"/>
            <w:szCs w:val="24"/>
          </w:rPr>
          <w:t>. Freiburg: Studia Instituti Anthropos</w:t>
        </w:r>
      </w:ins>
      <w:ins w:id="1208" w:author="USER" w:date="2013-02-24T18:53:00Z">
        <w:r>
          <w:rPr>
            <w:spacing w:val="0"/>
          </w:rPr>
          <w:t>.</w:t>
        </w:r>
      </w:ins>
    </w:p>
    <w:p>
      <w:pPr>
        <w:pStyle w:val="Normal"/>
        <w:rPr>
          <w:rFonts w:ascii="Times New Roman" w:hAnsi="Times New Roman" w:cs="Times New Roman"/>
          <w:ins w:id="1211" w:author="USER" w:date="2013-02-22T11:28:00Z"/>
          <w:b w:val="false"/>
          <w:b w:val="false"/>
          <w:bCs w:val="false"/>
          <w:spacing w:val="0"/>
          <w:sz w:val="24"/>
          <w:szCs w:val="24"/>
        </w:rPr>
      </w:pPr>
      <w:ins w:id="1210" w:author="USER" w:date="2013-02-22T11:28:00Z">
        <w:r>
          <w:rPr>
            <w:rFonts w:cs="Times New Roman"/>
            <w:b w:val="false"/>
            <w:bCs w:val="false"/>
            <w:spacing w:val="0"/>
            <w:sz w:val="24"/>
            <w:szCs w:val="24"/>
          </w:rPr>
        </w:r>
      </w:ins>
    </w:p>
    <w:p>
      <w:pPr>
        <w:pStyle w:val="Normal"/>
        <w:rPr/>
      </w:pPr>
      <w:ins w:id="1212" w:author="USER" w:date="2013-02-22T11:53:00Z">
        <w:r>
          <w:rPr/>
          <w:t xml:space="preserve">Anon. 1883. </w:t>
        </w:r>
      </w:ins>
      <w:ins w:id="1213" w:author="USER" w:date="2013-02-22T11:53:00Z">
        <w:r>
          <w:rPr>
            <w:i/>
            <w:iCs/>
          </w:rPr>
          <w:t>The Congo: the white line across a dark continent with map. The operations of the Association  Internationale Africaine and of the Comité dÉtude du Haut Congo from December 1877 to October 1882, by a participant in the enterprise</w:t>
        </w:r>
      </w:ins>
      <w:ins w:id="1214" w:author="USER" w:date="2013-02-22T11:53:00Z">
        <w:r>
          <w:rPr/>
          <w:t xml:space="preserve">. </w:t>
        </w:r>
      </w:ins>
      <w:ins w:id="1215" w:author="USER" w:date="2013-02-22T11:55:00Z">
        <w:r>
          <w:rPr/>
          <w:t>London: E. and F. N. Spon.</w:t>
        </w:r>
      </w:ins>
    </w:p>
    <w:p>
      <w:pPr>
        <w:pStyle w:val="Normal"/>
        <w:spacing w:lineRule="auto" w:line="240" w:before="0" w:after="0"/>
        <w:ind w:end="0" w:hanging="0"/>
        <w:rPr>
          <w:spacing w:val="0"/>
        </w:rPr>
      </w:pPr>
      <w:ins w:id="1216" w:author="USER" w:date="2013-02-24T18:41:00Z">
        <w:r>
          <w:rPr>
            <w:spacing w:val="0"/>
          </w:rPr>
        </w:r>
      </w:ins>
    </w:p>
    <w:p>
      <w:pPr>
        <w:pStyle w:val="Normal"/>
        <w:spacing w:lineRule="auto" w:line="240" w:before="0" w:after="0"/>
        <w:ind w:end="0" w:hanging="0"/>
        <w:rPr>
          <w:rFonts w:ascii="Times New Roman" w:hAnsi="Times New Roman" w:cs="Times New Roman"/>
          <w:b w:val="false"/>
          <w:b w:val="false"/>
          <w:bCs w:val="false"/>
          <w:spacing w:val="0"/>
          <w:sz w:val="24"/>
          <w:szCs w:val="24"/>
        </w:rPr>
      </w:pPr>
      <w:ins w:id="1217" w:author="USER" w:date="2013-02-24T18:41:00Z">
        <w:r>
          <w:rPr>
            <w:rFonts w:cs="Times New Roman"/>
            <w:b w:val="false"/>
            <w:bCs w:val="false"/>
            <w:spacing w:val="0"/>
            <w:sz w:val="24"/>
            <w:szCs w:val="24"/>
          </w:rPr>
          <w:t xml:space="preserve">Biebuyck, Daniel. 1981. "Buhabo Statues from the Benambaho (Bahoma)," </w:t>
        </w:r>
      </w:ins>
      <w:ins w:id="1218" w:author="USER" w:date="2013-02-24T18:41:00Z">
        <w:r>
          <w:rPr>
            <w:rFonts w:cs="Times New Roman"/>
            <w:b w:val="false"/>
            <w:bCs w:val="false"/>
            <w:i/>
            <w:iCs/>
            <w:spacing w:val="0"/>
            <w:sz w:val="24"/>
            <w:szCs w:val="24"/>
          </w:rPr>
          <w:t>Africa-Tervuren</w:t>
        </w:r>
      </w:ins>
      <w:ins w:id="1219" w:author="USER" w:date="2013-02-24T18:41:00Z">
        <w:r>
          <w:rPr>
            <w:rFonts w:cs="Times New Roman"/>
            <w:b w:val="false"/>
            <w:bCs w:val="false"/>
            <w:spacing w:val="0"/>
            <w:sz w:val="24"/>
            <w:szCs w:val="24"/>
          </w:rPr>
          <w:t xml:space="preserve"> 1, 18-30.</w:t>
        </w:r>
      </w:ins>
    </w:p>
    <w:p>
      <w:pPr>
        <w:pStyle w:val="Normal"/>
        <w:rPr>
          <w:rFonts w:ascii="Times New Roman" w:hAnsi="Times New Roman" w:cs="Times New Roman"/>
          <w:b w:val="false"/>
          <w:b w:val="false"/>
          <w:bCs w:val="false"/>
          <w:spacing w:val="0"/>
          <w:sz w:val="24"/>
          <w:szCs w:val="24"/>
        </w:rPr>
      </w:pPr>
      <w:ins w:id="1220" w:author="USER" w:date="2013-02-24T18:40:00Z">
        <w:r>
          <w:rPr>
            <w:rFonts w:cs="Times New Roman"/>
            <w:b w:val="false"/>
            <w:bCs w:val="false"/>
            <w:spacing w:val="0"/>
            <w:sz w:val="24"/>
            <w:szCs w:val="24"/>
          </w:rPr>
        </w:r>
      </w:ins>
    </w:p>
    <w:p>
      <w:pPr>
        <w:pStyle w:val="Normal"/>
        <w:spacing w:lineRule="auto" w:line="240" w:before="0" w:after="0"/>
        <w:rPr>
          <w:rFonts w:ascii="Times New Roman" w:hAnsi="Times New Roman" w:cs="Times New Roman"/>
          <w:b w:val="false"/>
          <w:b w:val="false"/>
          <w:bCs w:val="false"/>
          <w:spacing w:val="0"/>
          <w:sz w:val="24"/>
          <w:szCs w:val="24"/>
          <w:lang w:val="de-DE"/>
          <w:ins w:id="1225" w:author="USER" w:date="2013-02-24T18:40:00Z"/>
        </w:rPr>
      </w:pPr>
      <w:ins w:id="1221" w:author="USER" w:date="2013-02-24T18:40:00Z">
        <w:r>
          <w:rPr>
            <w:rFonts w:cs="Times New Roman"/>
            <w:b w:val="false"/>
            <w:bCs w:val="false"/>
            <w:spacing w:val="0"/>
            <w:sz w:val="24"/>
            <w:szCs w:val="24"/>
            <w:lang w:val="fr-FR"/>
          </w:rPr>
          <w:t xml:space="preserve">Colle, Pierre. 1913. </w:t>
        </w:r>
      </w:ins>
      <w:ins w:id="1222" w:author="USER" w:date="2013-02-24T18:40:00Z">
        <w:r>
          <w:rPr>
            <w:rFonts w:cs="Times New Roman"/>
            <w:b w:val="false"/>
            <w:bCs w:val="false"/>
            <w:i/>
            <w:iCs/>
            <w:spacing w:val="0"/>
            <w:sz w:val="24"/>
            <w:szCs w:val="24"/>
            <w:lang w:val="de-DE"/>
          </w:rPr>
          <w:t>Les Baluba</w:t>
        </w:r>
      </w:ins>
      <w:ins w:id="1223" w:author="USER" w:date="2013-02-24T18:40:00Z">
        <w:r>
          <w:rPr>
            <w:rFonts w:cs="Times New Roman"/>
            <w:b w:val="false"/>
            <w:bCs w:val="false"/>
            <w:spacing w:val="0"/>
            <w:sz w:val="24"/>
            <w:szCs w:val="24"/>
            <w:lang w:val="de-DE"/>
          </w:rPr>
          <w:t>.. Anvers, Belgium: Albert Dewit.</w:t>
        </w:r>
      </w:ins>
      <w:ins w:id="1224" w:author="USER" w:date="2013-02-24T18:52:00Z">
        <w:r>
          <w:rPr>
            <w:spacing w:val="0"/>
            <w:lang w:val="de-DE"/>
          </w:rPr>
          <w:t xml:space="preserve"> 2 vols</w:t>
        </w:r>
      </w:ins>
    </w:p>
    <w:p>
      <w:pPr>
        <w:pStyle w:val="Normal"/>
        <w:rPr>
          <w:rFonts w:ascii="Times New Roman" w:hAnsi="Times New Roman" w:cs="Times New Roman"/>
          <w:b w:val="false"/>
          <w:b w:val="false"/>
          <w:bCs w:val="false"/>
          <w:spacing w:val="0"/>
          <w:sz w:val="24"/>
          <w:szCs w:val="24"/>
          <w:lang w:val="de-DE"/>
        </w:rPr>
      </w:pPr>
      <w:ins w:id="1226" w:author="USER" w:date="2013-02-22T11:55:00Z">
        <w:r>
          <w:rPr>
            <w:rFonts w:cs="Times New Roman"/>
            <w:b w:val="false"/>
            <w:bCs w:val="false"/>
            <w:spacing w:val="0"/>
            <w:sz w:val="24"/>
            <w:szCs w:val="24"/>
            <w:lang w:val="de-DE"/>
          </w:rPr>
        </w:r>
      </w:ins>
    </w:p>
    <w:p>
      <w:pPr>
        <w:pStyle w:val="Normal"/>
        <w:rPr>
          <w:lang w:val="fr-FR"/>
        </w:rPr>
      </w:pPr>
      <w:ins w:id="1227" w:author="USER" w:date="2013-02-22T11:55:00Z">
        <w:r>
          <w:rPr>
            <w:lang w:val="fr-FR"/>
          </w:rPr>
          <w:t>Deno</w:t>
        </w:r>
      </w:ins>
      <w:ins w:id="1228" w:author="USER" w:date="2013-02-22T11:57:00Z">
        <w:r>
          <w:rPr>
            <w:lang w:val="fr-FR"/>
          </w:rPr>
          <w:t xml:space="preserve">ël, T., ed. 1992. </w:t>
        </w:r>
      </w:ins>
      <w:ins w:id="1229" w:author="USER" w:date="2013-02-22T11:57:00Z">
        <w:r>
          <w:rPr>
            <w:i/>
            <w:iCs/>
            <w:lang w:val="fr-FR"/>
          </w:rPr>
          <w:t>Le nouveau dictionnaire des Belges</w:t>
        </w:r>
      </w:ins>
      <w:ins w:id="1230" w:author="USER" w:date="2013-02-22T11:57:00Z">
        <w:r>
          <w:rPr>
            <w:lang w:val="fr-FR"/>
          </w:rPr>
          <w:t xml:space="preserve">. </w:t>
        </w:r>
      </w:ins>
      <w:ins w:id="1231" w:author="USER" w:date="2013-02-22T11:58:00Z">
        <w:r>
          <w:rPr>
            <w:lang w:val="fr-FR"/>
          </w:rPr>
          <w:t>Brussels: Le Cri.</w:t>
        </w:r>
      </w:ins>
    </w:p>
    <w:p>
      <w:pPr>
        <w:pStyle w:val="Normal"/>
        <w:spacing w:lineRule="auto" w:line="240" w:before="0" w:after="0"/>
        <w:ind w:end="0" w:hanging="0"/>
        <w:jc w:val="both"/>
        <w:rPr>
          <w:spacing w:val="0"/>
          <w:lang w:val="fr-FR"/>
        </w:rPr>
      </w:pPr>
      <w:ins w:id="1232" w:author="USER" w:date="2013-02-24T18:40:00Z">
        <w:r>
          <w:rPr>
            <w:spacing w:val="0"/>
            <w:lang w:val="fr-FR"/>
          </w:rPr>
        </w:r>
      </w:ins>
    </w:p>
    <w:p>
      <w:pPr>
        <w:pStyle w:val="Normal"/>
        <w:spacing w:lineRule="auto" w:line="240" w:before="0" w:after="0"/>
        <w:ind w:end="0" w:hanging="0"/>
        <w:jc w:val="both"/>
        <w:rPr>
          <w:rFonts w:ascii="Times New Roman" w:hAnsi="Times New Roman" w:cs="Times New Roman"/>
          <w:ins w:id="1241" w:author="USER" w:date="2013-02-24T18:40:00Z"/>
          <w:b w:val="false"/>
          <w:b w:val="false"/>
          <w:bCs w:val="false"/>
          <w:spacing w:val="0"/>
          <w:sz w:val="24"/>
          <w:szCs w:val="24"/>
        </w:rPr>
      </w:pPr>
      <w:ins w:id="1233" w:author="USER" w:date="2013-02-24T18:40:00Z">
        <w:r>
          <w:rPr>
            <w:rFonts w:cs="Times New Roman"/>
            <w:b w:val="false"/>
            <w:bCs w:val="false"/>
            <w:spacing w:val="0"/>
            <w:sz w:val="24"/>
            <w:szCs w:val="24"/>
          </w:rPr>
          <w:t>Douglas, Mary. 1969. Techniques of Sorcery Control in Central Africa</w:t>
        </w:r>
      </w:ins>
      <w:ins w:id="1234" w:author="USER" w:date="2013-02-24T18:51:00Z">
        <w:r>
          <w:rPr>
            <w:spacing w:val="0"/>
          </w:rPr>
          <w:t>.</w:t>
        </w:r>
      </w:ins>
      <w:ins w:id="1235" w:author="USER" w:date="2013-02-24T18:40:00Z">
        <w:r>
          <w:rPr>
            <w:rFonts w:cs="Times New Roman"/>
            <w:b w:val="false"/>
            <w:bCs w:val="false"/>
            <w:spacing w:val="0"/>
            <w:sz w:val="24"/>
            <w:szCs w:val="24"/>
          </w:rPr>
          <w:t xml:space="preserve"> </w:t>
        </w:r>
      </w:ins>
      <w:ins w:id="1236" w:author="USER" w:date="2013-02-24T18:51:00Z">
        <w:r>
          <w:rPr>
            <w:spacing w:val="0"/>
          </w:rPr>
          <w:t xml:space="preserve">In </w:t>
        </w:r>
      </w:ins>
      <w:ins w:id="1237" w:author="USER" w:date="2013-02-24T18:52:00Z">
        <w:r>
          <w:rPr>
            <w:spacing w:val="0"/>
          </w:rPr>
          <w:t xml:space="preserve">J. Middleton and E. Winter, eds., </w:t>
        </w:r>
      </w:ins>
      <w:ins w:id="1238" w:author="USER" w:date="2013-02-24T18:40:00Z">
        <w:r>
          <w:rPr>
            <w:rFonts w:cs="Times New Roman"/>
            <w:b w:val="false"/>
            <w:bCs w:val="false"/>
            <w:spacing w:val="0"/>
            <w:sz w:val="24"/>
            <w:szCs w:val="24"/>
          </w:rPr>
          <w:t>Witchcraft and Sorcery in East Africa,. London: Routledge and Kegan Paul</w:t>
        </w:r>
      </w:ins>
      <w:ins w:id="1239" w:author="USER" w:date="2013-02-24T18:51:00Z">
        <w:r>
          <w:rPr>
            <w:spacing w:val="0"/>
            <w:lang w:val="en-US"/>
          </w:rPr>
          <w:t xml:space="preserve">, </w:t>
        </w:r>
      </w:ins>
      <w:ins w:id="1240" w:author="USER" w:date="2013-02-24T18:51:00Z">
        <w:r>
          <w:rPr>
            <w:spacing w:val="0"/>
          </w:rPr>
          <w:t>pp. 123-141.</w:t>
        </w:r>
      </w:ins>
    </w:p>
    <w:p>
      <w:pPr>
        <w:pStyle w:val="Normal"/>
        <w:rPr>
          <w:rFonts w:ascii="Times New Roman" w:hAnsi="Times New Roman" w:cs="Times New Roman"/>
          <w:b w:val="false"/>
          <w:b w:val="false"/>
          <w:bCs w:val="false"/>
          <w:spacing w:val="0"/>
          <w:sz w:val="24"/>
          <w:szCs w:val="24"/>
          <w:lang w:val="en-US"/>
        </w:rPr>
      </w:pPr>
      <w:ins w:id="1242" w:author="USER" w:date="2013-02-24T18:39:00Z">
        <w:r>
          <w:rPr>
            <w:rFonts w:cs="Times New Roman"/>
            <w:b w:val="false"/>
            <w:bCs w:val="false"/>
            <w:spacing w:val="0"/>
            <w:sz w:val="24"/>
            <w:szCs w:val="24"/>
            <w:lang w:val="en-US"/>
          </w:rPr>
        </w:r>
      </w:ins>
    </w:p>
    <w:p>
      <w:pPr>
        <w:pStyle w:val="Normal"/>
        <w:spacing w:lineRule="auto" w:line="240" w:before="0" w:after="0"/>
        <w:ind w:end="0" w:hanging="0"/>
        <w:jc w:val="both"/>
        <w:rPr>
          <w:rFonts w:ascii="Times New Roman" w:hAnsi="Times New Roman" w:cs="Times New Roman"/>
          <w:b w:val="false"/>
          <w:b w:val="false"/>
          <w:bCs w:val="false"/>
          <w:spacing w:val="0"/>
          <w:sz w:val="24"/>
          <w:szCs w:val="24"/>
          <w:lang w:val="en-US"/>
          <w:ins w:id="1250" w:author="USER" w:date="2013-02-24T18:39:00Z"/>
        </w:rPr>
      </w:pPr>
      <w:ins w:id="1243" w:author="USER" w:date="2013-02-24T18:39:00Z">
        <w:r>
          <w:rPr>
            <w:rFonts w:cs="Times New Roman"/>
            <w:b w:val="false"/>
            <w:bCs w:val="false"/>
            <w:spacing w:val="0"/>
            <w:sz w:val="24"/>
            <w:szCs w:val="24"/>
            <w:lang w:val="fr-FR"/>
          </w:rPr>
          <w:t>Gossiaux</w:t>
        </w:r>
      </w:ins>
      <w:ins w:id="1244" w:author="USER" w:date="2013-02-24T18:40:00Z">
        <w:r>
          <w:rPr>
            <w:rFonts w:cs="Times New Roman"/>
            <w:b w:val="false"/>
            <w:bCs w:val="false"/>
            <w:spacing w:val="0"/>
            <w:sz w:val="24"/>
            <w:szCs w:val="24"/>
            <w:lang w:val="fr-FR"/>
          </w:rPr>
          <w:t xml:space="preserve">, Pol Pierre. </w:t>
        </w:r>
      </w:ins>
      <w:ins w:id="1245" w:author="USER" w:date="2013-02-24T18:39:00Z">
        <w:r>
          <w:rPr>
            <w:spacing w:val="0"/>
            <w:lang w:val="fr-FR"/>
          </w:rPr>
          <w:t xml:space="preserve">1990. </w:t>
        </w:r>
      </w:ins>
      <w:ins w:id="1246" w:author="USER" w:date="2013-02-24T18:39:00Z">
        <w:r>
          <w:rPr>
            <w:rFonts w:cs="Times New Roman"/>
            <w:b w:val="false"/>
            <w:bCs w:val="false"/>
            <w:spacing w:val="0"/>
            <w:sz w:val="24"/>
            <w:szCs w:val="24"/>
            <w:lang w:val="fr-FR"/>
          </w:rPr>
          <w:t xml:space="preserve">Les Maitres de Buli: Esthetique et Ethno-histoire (avec deux inedits), </w:t>
        </w:r>
      </w:ins>
      <w:ins w:id="1247" w:author="USER" w:date="2013-02-24T18:39:00Z">
        <w:r>
          <w:rPr>
            <w:rFonts w:cs="Times New Roman"/>
            <w:b w:val="false"/>
            <w:bCs w:val="false"/>
            <w:i/>
            <w:iCs/>
            <w:spacing w:val="0"/>
            <w:sz w:val="24"/>
            <w:szCs w:val="24"/>
            <w:lang w:val="fr-FR"/>
          </w:rPr>
          <w:t>Art et exotisme, Revue des historiens de l'art, des archiologues, des musicologues, et des orientalistes de l'Universiti de Liege 9, 38-49</w:t>
        </w:r>
      </w:ins>
      <w:ins w:id="1248" w:author="USER" w:date="2013-02-24T18:39:00Z">
        <w:r>
          <w:rPr>
            <w:rFonts w:cs="Times New Roman"/>
            <w:b w:val="false"/>
            <w:bCs w:val="false"/>
            <w:spacing w:val="0"/>
            <w:sz w:val="24"/>
            <w:szCs w:val="24"/>
            <w:lang w:val="fr-FR"/>
          </w:rPr>
          <w:t xml:space="preserve">. </w:t>
        </w:r>
      </w:ins>
      <w:ins w:id="1249" w:author="USER" w:date="2013-02-24T18:39:00Z">
        <w:r>
          <w:rPr>
            <w:rFonts w:cs="Times New Roman"/>
            <w:b w:val="false"/>
            <w:bCs w:val="false"/>
            <w:spacing w:val="0"/>
            <w:sz w:val="24"/>
            <w:szCs w:val="24"/>
            <w:lang w:val="en-US"/>
          </w:rPr>
          <w:t xml:space="preserve">Also available at </w:t>
        </w:r>
      </w:ins>
      <w:hyperlink r:id="rId15">
        <w:r>
          <w:rPr>
            <w:rStyle w:val="InternetLink"/>
          </w:rPr>
          <w:t>µwww.anthroposys.be/buli/htm.</w:t>
        </w:r>
      </w:hyperlink>
      <w:r>
        <w:rPr/>
        <w:t>§</w:t>
      </w:r>
    </w:p>
    <w:p>
      <w:pPr>
        <w:pStyle w:val="Normal"/>
        <w:rPr>
          <w:rFonts w:ascii="Times New Roman" w:hAnsi="Times New Roman" w:cs="Times New Roman"/>
          <w:b w:val="false"/>
          <w:b w:val="false"/>
          <w:bCs w:val="false"/>
          <w:spacing w:val="0"/>
          <w:sz w:val="24"/>
          <w:szCs w:val="24"/>
          <w:lang w:val="en-US"/>
        </w:rPr>
      </w:pPr>
      <w:ins w:id="1251" w:author="USER" w:date="2013-02-22T11:59:00Z">
        <w:r>
          <w:rPr>
            <w:rFonts w:cs="Times New Roman"/>
            <w:b w:val="false"/>
            <w:bCs w:val="false"/>
            <w:spacing w:val="0"/>
            <w:sz w:val="24"/>
            <w:szCs w:val="24"/>
            <w:lang w:val="en-US"/>
          </w:rPr>
        </w:r>
      </w:ins>
    </w:p>
    <w:p>
      <w:pPr>
        <w:pStyle w:val="Normal"/>
        <w:rPr>
          <w:rStyle w:val="Itempublisher"/>
          <w:lang w:val="fr-FR"/>
        </w:rPr>
      </w:pPr>
      <w:ins w:id="1252" w:author="USER" w:date="2013-02-22T11:59:00Z">
        <w:r>
          <w:rPr/>
          <w:t xml:space="preserve">Houzé, Émile. </w:t>
        </w:r>
      </w:ins>
      <w:ins w:id="1253" w:author="USER" w:date="2013-02-22T11:59:00Z">
        <w:r>
          <w:rPr>
            <w:lang w:val="fr-FR"/>
          </w:rPr>
          <w:t>1882</w:t>
        </w:r>
      </w:ins>
      <w:ins w:id="1254" w:author="USER" w:date="2013-02-22T11:59:00Z">
        <w:r>
          <w:rPr>
            <w:i/>
            <w:iCs/>
            <w:lang w:val="fr-FR"/>
          </w:rPr>
          <w:t xml:space="preserve">. </w:t>
        </w:r>
      </w:ins>
      <w:ins w:id="1255" w:author="USER" w:date="2013-02-22T12:00:00Z">
        <w:r>
          <w:rPr>
            <w:rStyle w:val="DefaultParagraphFont"/>
            <w:i/>
            <w:iCs/>
            <w:color w:val="0000FF"/>
            <w:u w:val="single"/>
            <w:lang w:val="fr-FR"/>
          </w:rPr>
          <w:t>Les indices céphaliques des Flamands et des Wallons</w:t>
        </w:r>
      </w:ins>
      <w:ins w:id="1256" w:author="USER" w:date="2013-02-24T18:50:00Z">
        <w:r>
          <w:rPr>
            <w:lang w:val="fr-FR"/>
          </w:rPr>
          <w:t>.</w:t>
        </w:r>
      </w:ins>
      <w:ins w:id="1257" w:author="USER" w:date="2013-02-22T12:00:00Z">
        <w:r>
          <w:rPr>
            <w:lang w:val="fr-FR"/>
          </w:rPr>
          <w:t xml:space="preserve"> </w:t>
        </w:r>
      </w:ins>
      <w:ins w:id="1258" w:author="USER" w:date="2013-02-22T12:00:00Z">
        <w:r>
          <w:rPr>
            <w:rStyle w:val="Itempublisher"/>
            <w:lang w:val="fr-FR"/>
          </w:rPr>
          <w:t>Brussels: G. Mayolez.</w:t>
        </w:r>
      </w:ins>
    </w:p>
    <w:p>
      <w:pPr>
        <w:pStyle w:val="Normal"/>
        <w:rPr>
          <w:rStyle w:val="Itempublisher"/>
          <w:lang w:val="fr-FR"/>
        </w:rPr>
      </w:pPr>
      <w:ins w:id="1259" w:author="USER" w:date="2013-02-22T12:45:00Z">
        <w:r>
          <w:rPr/>
        </w:r>
      </w:ins>
    </w:p>
    <w:p>
      <w:pPr>
        <w:pStyle w:val="Normal"/>
        <w:rPr>
          <w:rStyle w:val="Itempublisher"/>
          <w:ins w:id="1268" w:author="USER" w:date="2013-02-24T18:50:00Z"/>
        </w:rPr>
      </w:pPr>
      <w:ins w:id="1260" w:author="USER" w:date="2013-02-22T12:45:00Z">
        <w:r>
          <w:rPr>
            <w:rStyle w:val="Itempublisher"/>
            <w:lang w:val="en-US"/>
          </w:rPr>
          <w:t xml:space="preserve">Kristeva, Julia, and Gladding, Jody. </w:t>
        </w:r>
      </w:ins>
      <w:ins w:id="1261" w:author="USER" w:date="2013-02-22T12:45:00Z">
        <w:r>
          <w:rPr>
            <w:rStyle w:val="Itempublisher"/>
          </w:rPr>
          <w:t>201</w:t>
        </w:r>
      </w:ins>
      <w:ins w:id="1262" w:author="USER" w:date="2013-02-22T12:48:00Z">
        <w:r>
          <w:rPr>
            <w:rStyle w:val="Itempublisher"/>
          </w:rPr>
          <w:t>1</w:t>
        </w:r>
      </w:ins>
      <w:ins w:id="1263" w:author="USER" w:date="2013-02-22T12:46:00Z">
        <w:r>
          <w:rPr>
            <w:rStyle w:val="Itempublisher"/>
          </w:rPr>
          <w:t xml:space="preserve">. </w:t>
        </w:r>
      </w:ins>
      <w:ins w:id="1264" w:author="USER" w:date="2013-02-22T12:47:00Z">
        <w:r>
          <w:rPr>
            <w:rStyle w:val="Itempublisher"/>
          </w:rPr>
          <w:t>The severe</w:t>
        </w:r>
      </w:ins>
      <w:ins w:id="1265" w:author="USER" w:date="2013-02-22T12:48:00Z">
        <w:r>
          <w:rPr>
            <w:rStyle w:val="Itempublisher"/>
          </w:rPr>
          <w:t>d</w:t>
        </w:r>
      </w:ins>
      <w:ins w:id="1266" w:author="USER" w:date="2013-02-22T12:47:00Z">
        <w:r>
          <w:rPr>
            <w:rStyle w:val="Itempublisher"/>
          </w:rPr>
          <w:t xml:space="preserve"> head: capital visions. </w:t>
        </w:r>
      </w:ins>
      <w:ins w:id="1267" w:author="USER" w:date="2013-02-22T12:48:00Z">
        <w:r>
          <w:rPr>
            <w:rStyle w:val="Itempublisher"/>
          </w:rPr>
          <w:t>New York: Columbia University Press</w:t>
        </w:r>
      </w:ins>
    </w:p>
    <w:p>
      <w:pPr>
        <w:pStyle w:val="Normal"/>
        <w:rPr>
          <w:rStyle w:val="Itempublisher"/>
        </w:rPr>
      </w:pPr>
      <w:ins w:id="1269" w:author="USER" w:date="2013-02-24T18:38:00Z">
        <w:r>
          <w:rPr/>
        </w:r>
      </w:ins>
    </w:p>
    <w:p>
      <w:pPr>
        <w:pStyle w:val="Normal"/>
        <w:spacing w:lineRule="auto" w:line="240" w:before="0" w:after="0"/>
        <w:ind w:end="0" w:hanging="0"/>
        <w:rPr>
          <w:rFonts w:ascii="Times New Roman" w:hAnsi="Times New Roman" w:cs="Times New Roman"/>
          <w:b w:val="false"/>
          <w:b w:val="false"/>
          <w:bCs w:val="false"/>
          <w:sz w:val="24"/>
          <w:szCs w:val="24"/>
        </w:rPr>
      </w:pPr>
      <w:ins w:id="1270" w:author="USER" w:date="2013-02-24T18:38:00Z">
        <w:r>
          <w:rPr>
            <w:rFonts w:cs="Times New Roman"/>
            <w:b w:val="false"/>
            <w:bCs w:val="false"/>
            <w:spacing w:val="0"/>
            <w:sz w:val="24"/>
            <w:szCs w:val="24"/>
          </w:rPr>
          <w:t xml:space="preserve">Levi-Strauss, Claude. 1966. </w:t>
        </w:r>
      </w:ins>
      <w:ins w:id="1271" w:author="USER" w:date="2013-02-24T18:38:00Z">
        <w:r>
          <w:rPr>
            <w:rFonts w:cs="Times New Roman"/>
            <w:b w:val="false"/>
            <w:bCs w:val="false"/>
            <w:i/>
            <w:iCs/>
            <w:spacing w:val="0"/>
            <w:sz w:val="24"/>
            <w:szCs w:val="24"/>
          </w:rPr>
          <w:t>The Savage Mind</w:t>
        </w:r>
      </w:ins>
      <w:ins w:id="1272" w:author="USER" w:date="2013-02-24T18:38:00Z">
        <w:r>
          <w:rPr>
            <w:rFonts w:cs="Times New Roman"/>
            <w:b w:val="false"/>
            <w:bCs w:val="false"/>
            <w:spacing w:val="0"/>
            <w:sz w:val="24"/>
            <w:szCs w:val="24"/>
          </w:rPr>
          <w:t>. Chicago: University of Chicago Press.</w:t>
        </w:r>
      </w:ins>
    </w:p>
    <w:p>
      <w:pPr>
        <w:pStyle w:val="Normal"/>
        <w:rPr>
          <w:rStyle w:val="Itempublisher"/>
          <w:rFonts w:ascii="Times New Roman" w:hAnsi="Times New Roman" w:cs="Times New Roman"/>
          <w:b w:val="false"/>
          <w:b w:val="false"/>
          <w:bCs w:val="false"/>
          <w:sz w:val="24"/>
          <w:szCs w:val="24"/>
        </w:rPr>
      </w:pPr>
      <w:ins w:id="1273" w:author="USER" w:date="2013-02-24T18:38:00Z">
        <w:r>
          <w:rPr>
            <w:rFonts w:cs="Times New Roman"/>
            <w:b w:val="false"/>
            <w:bCs w:val="false"/>
            <w:sz w:val="24"/>
            <w:szCs w:val="24"/>
          </w:rPr>
        </w:r>
      </w:ins>
    </w:p>
    <w:p>
      <w:pPr>
        <w:pStyle w:val="Normal"/>
        <w:spacing w:lineRule="auto" w:line="240" w:before="0" w:after="0"/>
        <w:ind w:end="0" w:hanging="0"/>
        <w:rPr>
          <w:rFonts w:ascii="Times New Roman" w:hAnsi="Times New Roman" w:cs="Times New Roman"/>
          <w:b w:val="false"/>
          <w:b w:val="false"/>
          <w:bCs w:val="false"/>
          <w:spacing w:val="0"/>
          <w:sz w:val="24"/>
          <w:szCs w:val="24"/>
        </w:rPr>
      </w:pPr>
      <w:ins w:id="1274" w:author="USER" w:date="2013-02-24T18:38:00Z">
        <w:r>
          <w:rPr>
            <w:rFonts w:cs="Times New Roman"/>
            <w:b w:val="false"/>
            <w:bCs w:val="false"/>
            <w:spacing w:val="0"/>
            <w:sz w:val="24"/>
            <w:szCs w:val="24"/>
          </w:rPr>
          <w:t xml:space="preserve">Petridis, Constantine. 2008. </w:t>
        </w:r>
      </w:ins>
      <w:ins w:id="1275" w:author="USER" w:date="2013-02-24T18:38:00Z">
        <w:r>
          <w:rPr>
            <w:rFonts w:cs="Times New Roman"/>
            <w:b w:val="false"/>
            <w:bCs w:val="false"/>
            <w:i/>
            <w:iCs/>
            <w:spacing w:val="0"/>
            <w:sz w:val="24"/>
            <w:szCs w:val="24"/>
          </w:rPr>
          <w:t>Art</w:t>
        </w:r>
      </w:ins>
      <w:ins w:id="1276" w:author="USER" w:date="2013-02-24T18:38:00Z">
        <w:r>
          <w:rPr>
            <w:rFonts w:cs="Times New Roman"/>
            <w:b w:val="false"/>
            <w:bCs w:val="false"/>
            <w:spacing w:val="0"/>
            <w:sz w:val="24"/>
            <w:szCs w:val="24"/>
          </w:rPr>
          <w:t xml:space="preserve"> </w:t>
        </w:r>
      </w:ins>
      <w:ins w:id="1277" w:author="USER" w:date="2013-02-24T18:38:00Z">
        <w:r>
          <w:rPr>
            <w:rFonts w:cs="Times New Roman"/>
            <w:b w:val="false"/>
            <w:bCs w:val="false"/>
            <w:i/>
            <w:iCs/>
            <w:spacing w:val="0"/>
            <w:sz w:val="24"/>
            <w:szCs w:val="24"/>
          </w:rPr>
          <w:t xml:space="preserve">and Power in the Central African Savanna. </w:t>
        </w:r>
      </w:ins>
      <w:ins w:id="1278" w:author="USER" w:date="2013-02-24T18:38:00Z">
        <w:r>
          <w:rPr>
            <w:rFonts w:cs="Times New Roman"/>
            <w:b w:val="false"/>
            <w:bCs w:val="false"/>
            <w:spacing w:val="0"/>
            <w:sz w:val="24"/>
            <w:szCs w:val="24"/>
          </w:rPr>
          <w:t>Brussels: Mercatorfonds for the Cleveland Museum of Art.</w:t>
        </w:r>
      </w:ins>
    </w:p>
    <w:p>
      <w:pPr>
        <w:pStyle w:val="Normal"/>
        <w:rPr/>
      </w:pPr>
      <w:ins w:id="1279" w:author="USER" w:date="2013-02-22T12:48:00Z">
        <w:r>
          <w:rPr>
            <w:rStyle w:val="Itempublisher"/>
          </w:rPr>
          <w:t>.</w:t>
        </w:r>
      </w:ins>
    </w:p>
    <w:p>
      <w:pPr>
        <w:pStyle w:val="Normal"/>
        <w:rPr/>
      </w:pPr>
      <w:ins w:id="1281" w:author="USER" w:date="2013-02-22T12:50:00Z">
        <w:r>
          <w:rPr/>
        </w:r>
      </w:ins>
    </w:p>
    <w:p>
      <w:pPr>
        <w:pStyle w:val="Normal"/>
        <w:rPr/>
      </w:pPr>
      <w:ins w:id="1282" w:author="USER" w:date="2013-02-22T12:50:00Z">
        <w:r>
          <w:rPr/>
          <w:t xml:space="preserve">Roberts, Allen F. </w:t>
        </w:r>
      </w:ins>
      <w:ins w:id="1283" w:author="USER" w:date="2013-02-22T12:53:00Z">
        <w:r>
          <w:rPr/>
          <w:t xml:space="preserve">2012. </w:t>
        </w:r>
      </w:ins>
      <w:ins w:id="1284" w:author="USER" w:date="2013-02-22T12:51:00Z">
        <w:r>
          <w:rPr>
            <w:i/>
            <w:iCs/>
          </w:rPr>
          <w:t>A Dance of Assassins: Performing Early Colonial Hegemony in the Congo</w:t>
        </w:r>
      </w:ins>
      <w:ins w:id="1285" w:author="USER" w:date="2013-02-22T12:51:00Z">
        <w:r>
          <w:rPr/>
          <w:t>. Bloomington: Indiana University Press.</w:t>
        </w:r>
      </w:ins>
    </w:p>
    <w:p>
      <w:pPr>
        <w:pStyle w:val="Normal"/>
        <w:rPr/>
      </w:pPr>
      <w:ins w:id="1287" w:author="USER" w:date="2013-02-24T18:49:00Z">
        <w:r>
          <w:rPr/>
        </w:r>
      </w:ins>
    </w:p>
    <w:p>
      <w:pPr>
        <w:pStyle w:val="Normal"/>
        <w:rPr/>
      </w:pPr>
      <w:ins w:id="1289" w:author="USER" w:date="2013-02-22T13:29:00Z">
        <w:r>
          <w:rPr/>
          <w:t xml:space="preserve">Roberts, Allen F. 1986. Duality in Tabwa art, </w:t>
        </w:r>
      </w:ins>
      <w:ins w:id="1290" w:author="USER" w:date="2013-02-22T13:29:00Z">
        <w:r>
          <w:rPr>
            <w:i/>
            <w:iCs/>
          </w:rPr>
          <w:t>African Arts</w:t>
        </w:r>
      </w:ins>
      <w:ins w:id="1291" w:author="USER" w:date="2013-02-22T13:29:00Z">
        <w:r>
          <w:rPr/>
          <w:t>, 19 (4): 26-35+86-87.</w:t>
        </w:r>
      </w:ins>
    </w:p>
    <w:p>
      <w:pPr>
        <w:pStyle w:val="Normal"/>
        <w:spacing w:lineRule="auto" w:line="240" w:before="0" w:after="0"/>
        <w:ind w:end="0" w:hanging="0"/>
        <w:jc w:val="both"/>
        <w:rPr>
          <w:spacing w:val="0"/>
          <w:ins w:id="1294" w:author="USER" w:date="2013-02-24T18:49:00Z"/>
        </w:rPr>
      </w:pPr>
      <w:ins w:id="1293" w:author="USER" w:date="2013-02-24T18:49:00Z">
        <w:r>
          <w:rPr>
            <w:spacing w:val="0"/>
          </w:rPr>
        </w:r>
      </w:ins>
    </w:p>
    <w:p>
      <w:pPr>
        <w:pStyle w:val="Normal"/>
        <w:spacing w:lineRule="auto" w:line="240" w:before="0" w:after="0"/>
        <w:ind w:end="0" w:hanging="0"/>
        <w:jc w:val="both"/>
        <w:rPr>
          <w:rFonts w:ascii="Times New Roman" w:hAnsi="Times New Roman" w:cs="Times New Roman"/>
          <w:ins w:id="1297" w:author="USER" w:date="2013-02-24T18:42:00Z"/>
          <w:b w:val="false"/>
          <w:b w:val="false"/>
          <w:bCs w:val="false"/>
          <w:sz w:val="24"/>
          <w:szCs w:val="24"/>
        </w:rPr>
      </w:pPr>
      <w:ins w:id="1295" w:author="USER" w:date="2013-02-24T18:37:00Z">
        <w:r>
          <w:rPr>
            <w:rFonts w:cs="Times New Roman"/>
            <w:b w:val="false"/>
            <w:bCs w:val="false"/>
            <w:spacing w:val="0"/>
            <w:sz w:val="24"/>
            <w:szCs w:val="24"/>
          </w:rPr>
          <w:t xml:space="preserve">Roberts, Mary Nooter, and Allen Roberts. 1996. Memory: Luba Art and the Making of History. Munich: Prestel for the Museum for African Art, New </w:t>
        </w:r>
      </w:ins>
      <w:ins w:id="1296" w:author="USER" w:date="2013-02-24T18:37:00Z">
        <w:r>
          <w:rPr>
            <w:rFonts w:cs="Times New Roman"/>
            <w:b w:val="false"/>
            <w:bCs w:val="false"/>
            <w:sz w:val="24"/>
            <w:szCs w:val="24"/>
          </w:rPr>
          <w:t>York.</w:t>
        </w:r>
      </w:ins>
    </w:p>
    <w:p>
      <w:pPr>
        <w:pStyle w:val="Normal"/>
        <w:spacing w:lineRule="auto" w:line="240" w:before="0" w:after="0"/>
        <w:ind w:end="0" w:hanging="0"/>
        <w:jc w:val="both"/>
        <w:rPr>
          <w:rFonts w:ascii="Times New Roman" w:hAnsi="Times New Roman" w:cs="Times New Roman"/>
          <w:b w:val="false"/>
          <w:b w:val="false"/>
          <w:bCs w:val="false"/>
          <w:sz w:val="24"/>
          <w:szCs w:val="24"/>
        </w:rPr>
      </w:pPr>
      <w:ins w:id="1298" w:author="USER" w:date="2013-02-24T18:41:00Z">
        <w:r>
          <w:rPr>
            <w:rFonts w:cs="Times New Roman"/>
            <w:b w:val="false"/>
            <w:bCs w:val="false"/>
            <w:sz w:val="24"/>
            <w:szCs w:val="24"/>
          </w:rPr>
        </w:r>
      </w:ins>
    </w:p>
    <w:p>
      <w:pPr>
        <w:pStyle w:val="Normal"/>
        <w:spacing w:lineRule="auto" w:line="240" w:before="0" w:after="0"/>
        <w:ind w:end="0" w:hanging="0"/>
        <w:rPr>
          <w:rFonts w:ascii="Times New Roman" w:hAnsi="Times New Roman" w:cs="Times New Roman"/>
          <w:b w:val="false"/>
          <w:b w:val="false"/>
          <w:bCs w:val="false"/>
          <w:spacing w:val="0"/>
          <w:sz w:val="24"/>
          <w:szCs w:val="24"/>
          <w:lang w:val="fr-FR"/>
        </w:rPr>
      </w:pPr>
      <w:ins w:id="1299" w:author="USER" w:date="2013-02-24T18:41:00Z">
        <w:r>
          <w:rPr>
            <w:rFonts w:cs="Times New Roman"/>
            <w:b w:val="false"/>
            <w:bCs w:val="false"/>
            <w:spacing w:val="0"/>
            <w:sz w:val="24"/>
            <w:szCs w:val="24"/>
            <w:lang w:val="fr-FR"/>
          </w:rPr>
          <w:t>Roelens, Victor. 1904. Rapport sur la Mission du Haut-Congo, 1903- 1904,</w:t>
        </w:r>
      </w:ins>
      <w:ins w:id="1300" w:author="USER" w:date="2013-02-24T18:41:00Z">
        <w:r>
          <w:rPr>
            <w:rFonts w:cs="Times New Roman"/>
            <w:b w:val="false"/>
            <w:bCs w:val="false"/>
            <w:sz w:val="24"/>
            <w:szCs w:val="24"/>
            <w:lang w:val="fr-FR"/>
          </w:rPr>
          <w:t xml:space="preserve"> </w:t>
        </w:r>
      </w:ins>
      <w:ins w:id="1301" w:author="USER" w:date="2013-02-24T18:41:00Z">
        <w:r>
          <w:rPr>
            <w:rFonts w:cs="Times New Roman"/>
            <w:b w:val="false"/>
            <w:bCs w:val="false"/>
            <w:i/>
            <w:iCs/>
            <w:sz w:val="24"/>
            <w:szCs w:val="24"/>
            <w:lang w:val="fr-FR"/>
          </w:rPr>
          <w:t>Missions d'Afrique des Peres Blancs</w:t>
        </w:r>
      </w:ins>
      <w:ins w:id="1302" w:author="USER" w:date="2013-02-24T18:49:00Z">
        <w:r>
          <w:rPr>
            <w:spacing w:val="0"/>
            <w:lang w:val="fr-FR"/>
          </w:rPr>
          <w:t>, pp.</w:t>
        </w:r>
      </w:ins>
      <w:ins w:id="1303" w:author="USER" w:date="2013-02-24T18:41:00Z">
        <w:r>
          <w:rPr>
            <w:rFonts w:cs="Times New Roman"/>
            <w:b w:val="false"/>
            <w:bCs w:val="false"/>
            <w:spacing w:val="0"/>
            <w:sz w:val="24"/>
            <w:szCs w:val="24"/>
            <w:lang w:val="fr-FR"/>
          </w:rPr>
          <w:t xml:space="preserve"> 289-309.</w:t>
        </w:r>
      </w:ins>
    </w:p>
    <w:p>
      <w:pPr>
        <w:pStyle w:val="Normal"/>
        <w:spacing w:lineRule="auto" w:line="240" w:before="0" w:after="0"/>
        <w:ind w:end="0" w:hanging="0"/>
        <w:jc w:val="both"/>
        <w:rPr>
          <w:rFonts w:ascii="Times New Roman" w:hAnsi="Times New Roman" w:cs="Times New Roman"/>
          <w:b w:val="false"/>
          <w:b w:val="false"/>
          <w:bCs w:val="false"/>
          <w:spacing w:val="0"/>
          <w:sz w:val="24"/>
          <w:szCs w:val="24"/>
          <w:lang w:val="fr-FR"/>
          <w:ins w:id="1305" w:author="USER" w:date="2013-02-24T18:37:00Z"/>
        </w:rPr>
      </w:pPr>
      <w:ins w:id="1304" w:author="USER" w:date="2013-02-24T18:37:00Z">
        <w:r>
          <w:rPr>
            <w:rFonts w:cs="Times New Roman"/>
            <w:b w:val="false"/>
            <w:bCs w:val="false"/>
            <w:spacing w:val="0"/>
            <w:sz w:val="24"/>
            <w:szCs w:val="24"/>
            <w:lang w:val="fr-FR"/>
          </w:rPr>
        </w:r>
      </w:ins>
    </w:p>
    <w:p>
      <w:pPr>
        <w:pStyle w:val="Normal"/>
        <w:spacing w:lineRule="auto" w:line="240" w:before="0" w:after="0"/>
        <w:ind w:end="0" w:hanging="0"/>
        <w:rPr>
          <w:rFonts w:ascii="Times New Roman" w:hAnsi="Times New Roman" w:cs="Times New Roman"/>
          <w:b w:val="false"/>
          <w:b w:val="false"/>
          <w:bCs w:val="false"/>
          <w:spacing w:val="0"/>
          <w:sz w:val="24"/>
          <w:szCs w:val="24"/>
          <w:lang w:val="fr-FR"/>
        </w:rPr>
      </w:pPr>
      <w:ins w:id="1306" w:author="USER" w:date="2013-02-24T18:36:00Z">
        <w:r>
          <w:rPr>
            <w:rFonts w:cs="Times New Roman"/>
            <w:b w:val="false"/>
            <w:bCs w:val="false"/>
            <w:spacing w:val="0"/>
            <w:sz w:val="24"/>
            <w:szCs w:val="24"/>
          </w:rPr>
          <w:t xml:space="preserve">Schoffeleers, Matthew, editor. 1978. Guardians of the Land: Essays on Central African Territorial Cults. </w:t>
        </w:r>
      </w:ins>
      <w:ins w:id="1307" w:author="USER" w:date="2013-02-24T18:36:00Z">
        <w:r>
          <w:rPr>
            <w:rFonts w:cs="Times New Roman"/>
            <w:b w:val="false"/>
            <w:bCs w:val="false"/>
            <w:spacing w:val="0"/>
            <w:sz w:val="24"/>
            <w:szCs w:val="24"/>
            <w:lang w:val="fr-FR"/>
          </w:rPr>
          <w:t>Gwelo (Rhodesia, now Zimbabwe): Mambo Press.</w:t>
        </w:r>
      </w:ins>
    </w:p>
    <w:p>
      <w:pPr>
        <w:pStyle w:val="Normal"/>
        <w:rPr>
          <w:rFonts w:ascii="Times New Roman" w:hAnsi="Times New Roman" w:cs="Times New Roman"/>
          <w:b w:val="false"/>
          <w:b w:val="false"/>
          <w:bCs w:val="false"/>
          <w:spacing w:val="0"/>
          <w:sz w:val="24"/>
          <w:szCs w:val="24"/>
          <w:lang w:val="fr-FR"/>
        </w:rPr>
      </w:pPr>
      <w:ins w:id="1308" w:author="USER" w:date="2013-02-24T18:36:00Z">
        <w:r>
          <w:rPr>
            <w:rFonts w:cs="Times New Roman"/>
            <w:b w:val="false"/>
            <w:bCs w:val="false"/>
            <w:spacing w:val="0"/>
            <w:sz w:val="24"/>
            <w:szCs w:val="24"/>
            <w:lang w:val="fr-FR"/>
          </w:rPr>
        </w:r>
      </w:ins>
    </w:p>
    <w:p>
      <w:pPr>
        <w:pStyle w:val="Normal"/>
        <w:spacing w:lineRule="auto" w:line="240" w:before="0" w:after="0"/>
        <w:ind w:end="0" w:hanging="0"/>
        <w:jc w:val="both"/>
        <w:rPr>
          <w:rFonts w:ascii="Times New Roman" w:hAnsi="Times New Roman" w:cs="Times New Roman"/>
          <w:b w:val="false"/>
          <w:b w:val="false"/>
          <w:bCs w:val="false"/>
          <w:spacing w:val="0"/>
          <w:sz w:val="24"/>
          <w:szCs w:val="24"/>
          <w:lang w:val="fr-FR"/>
        </w:rPr>
      </w:pPr>
      <w:ins w:id="1309" w:author="USER" w:date="2013-02-24T18:36:00Z">
        <w:r>
          <w:rPr>
            <w:rFonts w:cs="Times New Roman"/>
            <w:b w:val="false"/>
            <w:bCs w:val="false"/>
            <w:spacing w:val="0"/>
            <w:sz w:val="24"/>
            <w:szCs w:val="24"/>
          </w:rPr>
          <w:t xml:space="preserve">Van Avermaet, E., and B. Mbuya. </w:t>
        </w:r>
      </w:ins>
      <w:ins w:id="1310" w:author="USER" w:date="2013-02-24T18:36:00Z">
        <w:r>
          <w:rPr>
            <w:rFonts w:cs="Times New Roman"/>
            <w:b w:val="false"/>
            <w:bCs w:val="false"/>
            <w:spacing w:val="0"/>
            <w:sz w:val="24"/>
            <w:szCs w:val="24"/>
            <w:lang w:val="fr-FR"/>
          </w:rPr>
          <w:t>1954.</w:t>
        </w:r>
      </w:ins>
      <w:ins w:id="1311" w:author="USER" w:date="2013-02-24T18:36:00Z">
        <w:r>
          <w:rPr>
            <w:spacing w:val="0"/>
            <w:lang w:val="fr-FR"/>
          </w:rPr>
          <w:t xml:space="preserve"> Dictionnaire kiluba-</w:t>
        </w:r>
      </w:ins>
      <w:ins w:id="1312" w:author="USER" w:date="2013-02-24T18:36:00Z">
        <w:r>
          <w:rPr>
            <w:rFonts w:cs="Times New Roman"/>
            <w:b w:val="false"/>
            <w:bCs w:val="false"/>
            <w:spacing w:val="0"/>
            <w:sz w:val="24"/>
            <w:szCs w:val="24"/>
            <w:lang w:val="fr-FR"/>
          </w:rPr>
          <w:t xml:space="preserve">ranfais. </w:t>
        </w:r>
      </w:ins>
      <w:ins w:id="1313" w:author="USER" w:date="2013-02-24T18:36:00Z">
        <w:r>
          <w:rPr>
            <w:rFonts w:cs="Times New Roman"/>
            <w:b w:val="false"/>
            <w:bCs w:val="false"/>
            <w:i/>
            <w:iCs/>
            <w:spacing w:val="0"/>
            <w:sz w:val="24"/>
            <w:szCs w:val="24"/>
            <w:lang w:val="fr-FR"/>
          </w:rPr>
          <w:t>Annales du Musie Royal du Congo Belge, Sciences de l'Homme, Linguistique 7.</w:t>
        </w:r>
      </w:ins>
      <w:ins w:id="1314" w:author="USER" w:date="2013-02-24T18:36:00Z">
        <w:r>
          <w:rPr>
            <w:rFonts w:cs="Times New Roman"/>
            <w:b w:val="false"/>
            <w:bCs w:val="false"/>
            <w:spacing w:val="0"/>
            <w:sz w:val="24"/>
            <w:szCs w:val="24"/>
            <w:lang w:val="fr-FR"/>
          </w:rPr>
          <w:t xml:space="preserve"> Tervuren, Belgium: Mus</w:t>
        </w:r>
      </w:ins>
      <w:ins w:id="1315" w:author="USER" w:date="2013-02-24T18:48:00Z">
        <w:r>
          <w:rPr>
            <w:spacing w:val="0"/>
            <w:lang w:val="fr-FR"/>
          </w:rPr>
          <w:t>é</w:t>
        </w:r>
      </w:ins>
      <w:ins w:id="1316" w:author="USER" w:date="2013-02-24T18:36:00Z">
        <w:r>
          <w:rPr>
            <w:rFonts w:cs="Times New Roman"/>
            <w:b w:val="false"/>
            <w:bCs w:val="false"/>
            <w:spacing w:val="0"/>
            <w:sz w:val="24"/>
            <w:szCs w:val="24"/>
            <w:lang w:val="fr-FR"/>
          </w:rPr>
          <w:t>e Royal du Congo Belge.</w:t>
        </w:r>
      </w:ins>
    </w:p>
    <w:p>
      <w:pPr>
        <w:pStyle w:val="Normal"/>
        <w:rPr>
          <w:rFonts w:ascii="Times New Roman" w:hAnsi="Times New Roman" w:cs="Times New Roman"/>
          <w:b w:val="false"/>
          <w:b w:val="false"/>
          <w:bCs w:val="false"/>
          <w:spacing w:val="0"/>
          <w:sz w:val="24"/>
          <w:szCs w:val="24"/>
          <w:lang w:val="fr-FR"/>
        </w:rPr>
      </w:pPr>
      <w:ins w:id="1317" w:author="USER" w:date="2013-02-24T18:48:00Z">
        <w:r>
          <w:rPr>
            <w:rFonts w:cs="Times New Roman"/>
            <w:b w:val="false"/>
            <w:bCs w:val="false"/>
            <w:spacing w:val="0"/>
            <w:sz w:val="24"/>
            <w:szCs w:val="24"/>
            <w:lang w:val="fr-FR"/>
          </w:rPr>
        </w:r>
      </w:ins>
    </w:p>
    <w:p>
      <w:pPr>
        <w:pStyle w:val="Normal"/>
        <w:spacing w:lineRule="auto" w:line="278" w:before="252" w:after="0"/>
        <w:ind w:end="72" w:hanging="0"/>
        <w:rPr>
          <w:rFonts w:ascii="Times New Roman" w:hAnsi="Times New Roman" w:cs="Times New Roman"/>
          <w:b w:val="false"/>
          <w:b w:val="false"/>
          <w:bCs w:val="false"/>
          <w:spacing w:val="0"/>
          <w:sz w:val="6"/>
          <w:szCs w:val="6"/>
          <w:lang w:val="fr-FR"/>
        </w:rPr>
      </w:pPr>
      <w:ins w:id="1318" w:author="USER" w:date="2013-02-24T18:48:00Z">
        <w:r>
          <w:rPr>
            <w:spacing w:val="0"/>
            <w:sz w:val="20"/>
            <w:szCs w:val="20"/>
            <w:lang w:val="fr-FR"/>
          </w:rPr>
          <w:t xml:space="preserve">Zangrie, Luc. 1947-1950. </w:t>
        </w:r>
      </w:ins>
      <w:ins w:id="1319" w:author="USER" w:date="2013-02-24T18:48:00Z">
        <w:r>
          <w:rPr>
            <w:rFonts w:cs="Times New Roman"/>
            <w:b w:val="false"/>
            <w:bCs w:val="false"/>
            <w:spacing w:val="0"/>
            <w:sz w:val="20"/>
            <w:szCs w:val="20"/>
            <w:lang w:val="fr-FR"/>
          </w:rPr>
          <w:t>Les institutions, la religion et lGart des Babuye</w:t>
        </w:r>
      </w:ins>
      <w:ins w:id="1320" w:author="USER" w:date="2013-02-24T18:48:00Z">
        <w:r>
          <w:rPr>
            <w:rFonts w:cs="Times New Roman"/>
            <w:b w:val="false"/>
            <w:bCs w:val="false"/>
            <w:spacing w:val="0"/>
            <w:sz w:val="6"/>
            <w:szCs w:val="6"/>
            <w:lang w:val="fr-FR"/>
          </w:rPr>
          <w:t xml:space="preserve"> </w:t>
        </w:r>
      </w:ins>
      <w:ins w:id="1321" w:author="USER" w:date="2013-02-24T18:48:00Z">
        <w:r>
          <w:rPr>
            <w:rFonts w:cs="Times New Roman"/>
            <w:b w:val="false"/>
            <w:bCs w:val="false"/>
            <w:spacing w:val="0"/>
            <w:sz w:val="20"/>
            <w:szCs w:val="20"/>
            <w:lang w:val="fr-FR"/>
          </w:rPr>
          <w:t>(groupes Basumba, Manyeme, Congo Belge),</w:t>
        </w:r>
      </w:ins>
      <w:ins w:id="1322" w:author="USER" w:date="2013-02-24T18:48:00Z">
        <w:r>
          <w:rPr>
            <w:spacing w:val="0"/>
            <w:sz w:val="20"/>
            <w:szCs w:val="20"/>
            <w:lang w:val="fr-FR"/>
          </w:rPr>
          <w:t xml:space="preserve"> </w:t>
        </w:r>
      </w:ins>
      <w:ins w:id="1323" w:author="USER" w:date="2013-02-24T18:48:00Z">
        <w:r>
          <w:rPr>
            <w:rFonts w:cs="Times New Roman"/>
            <w:b w:val="false"/>
            <w:bCs w:val="false"/>
            <w:i/>
            <w:iCs/>
            <w:spacing w:val="0"/>
            <w:sz w:val="20"/>
            <w:szCs w:val="20"/>
            <w:lang w:val="fr-FR"/>
          </w:rPr>
          <w:t>Ethnographie</w:t>
        </w:r>
      </w:ins>
      <w:ins w:id="1324" w:author="USER" w:date="2013-02-24T18:48:00Z">
        <w:r>
          <w:rPr>
            <w:rFonts w:cs="Times New Roman"/>
            <w:b w:val="false"/>
            <w:bCs w:val="false"/>
            <w:spacing w:val="0"/>
            <w:sz w:val="20"/>
            <w:szCs w:val="20"/>
            <w:lang w:val="fr-FR"/>
          </w:rPr>
          <w:t xml:space="preserve"> NS 45, 54-80.</w:t>
        </w:r>
      </w:ins>
    </w:p>
    <w:p>
      <w:pPr>
        <w:pStyle w:val="Normal"/>
        <w:rPr>
          <w:rFonts w:ascii="Times New Roman" w:hAnsi="Times New Roman" w:cs="Times New Roman"/>
          <w:b w:val="false"/>
          <w:b w:val="false"/>
          <w:bCs w:val="false"/>
          <w:spacing w:val="0"/>
          <w:sz w:val="6"/>
          <w:szCs w:val="6"/>
          <w:lang w:val="fr-FR"/>
          <w:ins w:id="1326" w:author="USER" w:date="2013-02-22T12:54:00Z"/>
        </w:rPr>
      </w:pPr>
      <w:ins w:id="1325" w:author="USER" w:date="2013-02-22T12:54:00Z">
        <w:r>
          <w:rPr>
            <w:rFonts w:cs="Times New Roman"/>
            <w:b w:val="false"/>
            <w:bCs w:val="false"/>
            <w:spacing w:val="0"/>
            <w:sz w:val="6"/>
            <w:szCs w:val="6"/>
            <w:lang w:val="fr-FR"/>
          </w:rPr>
        </w:r>
      </w:ins>
    </w:p>
    <w:p>
      <w:pPr>
        <w:pStyle w:val="Normal"/>
        <w:rPr>
          <w:sz w:val="24"/>
          <w:szCs w:val="24"/>
        </w:rPr>
      </w:pPr>
      <w:r>
        <w:rPr/>
        <w:drawing>
          <wp:inline distT="0" distB="0" distL="0" distR="0">
            <wp:extent cx="6734175" cy="4981575"/>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6"/>
                    <a:srcRect l="-7" t="-9" r="-7" b="-9"/>
                    <a:stretch>
                      <a:fillRect/>
                    </a:stretch>
                  </pic:blipFill>
                  <pic:spPr bwMode="auto">
                    <a:xfrm>
                      <a:off x="0" y="0"/>
                      <a:ext cx="6734175" cy="4981575"/>
                    </a:xfrm>
                    <a:prstGeom prst="rect">
                      <a:avLst/>
                    </a:prstGeom>
                  </pic:spPr>
                </pic:pic>
              </a:graphicData>
            </a:graphic>
          </wp:inline>
        </w:drawing>
      </w:r>
      <w:r>
        <w:rPr>
          <w:rFonts w:eastAsia="Times New Roman"/>
        </w:rPr>
        <w:t xml:space="preserve"> </w:t>
      </w:r>
      <w:r>
        <w:rPr/>
        <w:drawing>
          <wp:inline distT="0" distB="0" distL="0" distR="0">
            <wp:extent cx="5172075" cy="440055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17"/>
                    <a:srcRect l="-9" t="-10" r="-9" b="-10"/>
                    <a:stretch>
                      <a:fillRect/>
                    </a:stretch>
                  </pic:blipFill>
                  <pic:spPr bwMode="auto">
                    <a:xfrm>
                      <a:off x="0" y="0"/>
                      <a:ext cx="5172075" cy="4400550"/>
                    </a:xfrm>
                    <a:prstGeom prst="rect">
                      <a:avLst/>
                    </a:prstGeom>
                  </pic:spPr>
                </pic:pic>
              </a:graphicData>
            </a:graphic>
          </wp:inline>
        </w:drawing>
      </w:r>
    </w:p>
    <w:p>
      <w:pPr>
        <w:pStyle w:val="Normal"/>
        <w:rPr/>
      </w:pPr>
      <w:r>
        <w:rPr/>
        <w:drawing>
          <wp:inline distT="0" distB="0" distL="0" distR="0">
            <wp:extent cx="5267325" cy="6372225"/>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18"/>
                    <a:srcRect l="-9" t="-7" r="-9" b="-7"/>
                    <a:stretch>
                      <a:fillRect/>
                    </a:stretch>
                  </pic:blipFill>
                  <pic:spPr bwMode="auto">
                    <a:xfrm>
                      <a:off x="0" y="0"/>
                      <a:ext cx="5267325" cy="6372225"/>
                    </a:xfrm>
                    <a:prstGeom prst="rect">
                      <a:avLst/>
                    </a:prstGeom>
                  </pic:spPr>
                </pic:pic>
              </a:graphicData>
            </a:graphic>
          </wp:inline>
        </w:drawing>
      </w:r>
    </w:p>
    <w:sectPr>
      <w:type w:val="nextPage"/>
      <w:pgSz w:w="12240" w:h="15840"/>
      <w:pgMar w:left="1152" w:right="576" w:header="0" w:top="576" w:footer="0" w:bottom="576" w:gutter="0"/>
      <w:pgNumType w:fmt="decimal"/>
      <w:formProt w:val="false"/>
      <w:titlePg/>
      <w:textDirection w:val="lrTb"/>
      <w:docGrid w:type="default" w:linePitch="326"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SER" w:date="2013-02-22T11:04:00Z" w:initials="U">
    <w:p>
      <w:r>
        <w:rPr>
          <w:rFonts w:ascii="Liberation Serif" w:hAnsi="Liberation Serif" w:eastAsia="Tahoma" w:cs="Tahoma"/>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ahoma">
    <w:charset w:val="00" w:characterSet="windows-1252"/>
    <w:family w:val="swiss"/>
    <w:pitch w:val="variable"/>
  </w:font>
  <w:font w:name="Bookman Old Style">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trackRevisions/>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CommentReference">
    <w:name w:val="Comment Reference"/>
    <w:qFormat/>
    <w:rPr>
      <w:sz w:val="16"/>
      <w:szCs w:val="16"/>
    </w:rPr>
  </w:style>
  <w:style w:type="character" w:styleId="StrongEmphasis">
    <w:name w:val="Strong Emphasis"/>
    <w:qFormat/>
    <w:rPr>
      <w:b/>
      <w:bCs/>
    </w:rPr>
  </w:style>
  <w:style w:type="character" w:styleId="Itempublisher">
    <w:name w:val="itempublisher"/>
    <w:basedOn w:val="DefaultParagraphFont"/>
    <w:qFormat/>
    <w:rPr/>
  </w:style>
  <w:style w:type="character" w:styleId="St">
    <w:name w:val="st"/>
    <w:basedOn w:val="DefaultParagraphFont"/>
    <w:qFormat/>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anthroposys.be/buli/htm." TargetMode="External"/><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2018-07-11T20:19:00Z</dcterms:created>
  <dc:creator>USER</dc:creator>
  <dc:description/>
  <cp:keywords/>
  <dc:language>en-US</dc:language>
  <cp:lastModifiedBy>Ralph Coffman</cp:lastModifiedBy>
  <cp:lastPrinted>2013-02-24T18:54:00Z</cp:lastPrinted>
  <dcterms:modified xsi:type="dcterms:W3CDTF">2018-07-11T20:19:00Z</dcterms:modified>
  <cp:revision>2</cp:revision>
  <dc:subject/>
  <dc:title>Mask-Afr-Kenya-Headrest-Twin female</dc:title>
</cp:coreProperties>
</file>