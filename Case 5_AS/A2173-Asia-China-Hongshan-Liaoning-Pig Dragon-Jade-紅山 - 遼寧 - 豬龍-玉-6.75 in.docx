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23.wmf" ContentType="image/x-wmf"/>
  <Override PartName="/word/media/image18.png" ContentType="image/png"/>
  <Override PartName="/word/media/image17.jpeg" ContentType="image/jpeg"/>
  <Override PartName="/word/media/image16.jpeg" ContentType="image/jpeg"/>
  <Override PartName="/word/media/image15.jpeg" ContentType="image/jpeg"/>
  <Override PartName="/word/media/image20.wmf" ContentType="image/x-wmf"/>
  <Override PartName="/word/media/image14.jpeg" ContentType="image/jpeg"/>
  <Override PartName="/word/media/image13.jpeg" ContentType="image/jpeg"/>
  <Override PartName="/word/media/image19.png" ContentType="image/png"/>
  <Override PartName="/word/media/image12.jpeg" ContentType="image/jpeg"/>
  <Override PartName="/word/media/image9.jpeg" ContentType="image/jpeg"/>
  <Override PartName="/word/media/image8.jpeg" ContentType="image/jpeg"/>
  <Override PartName="/word/media/image22.png" ContentType="image/pn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1.png" ContentType="image/pn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A000-Asia-China-Hongshan-Liaoning-Pig Dragon-Jade-</w:t>
      </w:r>
      <w:r>
        <w:rPr/>
        <w:t>紅山</w:t>
      </w:r>
      <w:r>
        <w:rPr>
          <w:rFonts w:eastAsia="Times New Roman"/>
        </w:rPr>
        <w:t xml:space="preserve"> </w:t>
      </w:r>
      <w:r>
        <w:rPr/>
        <w:t xml:space="preserve">- </w:t>
      </w:r>
      <w:r>
        <w:rPr/>
        <w:t>遼寧</w:t>
      </w:r>
      <w:r>
        <w:rPr>
          <w:rFonts w:eastAsia="Times New Roman"/>
        </w:rPr>
        <w:t xml:space="preserve"> </w:t>
      </w:r>
      <w:r>
        <w:rPr/>
        <w:t xml:space="preserve">- </w:t>
      </w:r>
      <w:r>
        <w:rPr/>
        <w:t>豬龍</w:t>
      </w:r>
      <w:r>
        <w:rPr/>
        <w:t>-</w:t>
      </w:r>
      <w:r>
        <w:rPr/>
        <w:t>玉</w:t>
      </w:r>
      <w:r>
        <w:rPr/>
        <w:t>-6.75 in</w:t>
      </w:r>
    </w:p>
    <w:p>
      <w:pPr>
        <w:pStyle w:val="Normal"/>
        <w:rPr/>
      </w:pPr>
      <w:ins w:id="0" w:author="murcott" w:date="2018-07-06T17:23:00Z">
        <w:r>
          <w:rPr/>
          <w:drawing>
            <wp:inline distT="0" distB="0" distL="0" distR="0">
              <wp:extent cx="5336540" cy="52101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7" r="-7" b="-7"/>
                      <a:stretch>
                        <a:fillRect/>
                      </a:stretch>
                    </pic:blipFill>
                    <pic:spPr bwMode="auto">
                      <a:xfrm>
                        <a:off x="0" y="0"/>
                        <a:ext cx="5336540" cy="5210175"/>
                      </a:xfrm>
                      <a:prstGeom prst="rect">
                        <a:avLst/>
                      </a:prstGeom>
                    </pic:spPr>
                  </pic:pic>
                </a:graphicData>
              </a:graphic>
            </wp:inline>
          </w:drawing>
        </w:r>
      </w:ins>
    </w:p>
    <w:p>
      <w:pPr>
        <w:pStyle w:val="Normal"/>
        <w:rPr/>
      </w:pPr>
      <w:ins w:id="1" w:author="murcott" w:date="2018-07-06T17:23:00Z">
        <w:r>
          <w:rPr/>
          <w:drawing>
            <wp:inline distT="0" distB="0" distL="0" distR="0">
              <wp:extent cx="6410325" cy="57054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8" r="-7" b="-8"/>
                      <a:stretch>
                        <a:fillRect/>
                      </a:stretch>
                    </pic:blipFill>
                    <pic:spPr bwMode="auto">
                      <a:xfrm>
                        <a:off x="0" y="0"/>
                        <a:ext cx="6410325" cy="5705475"/>
                      </a:xfrm>
                      <a:prstGeom prst="rect">
                        <a:avLst/>
                      </a:prstGeom>
                    </pic:spPr>
                  </pic:pic>
                </a:graphicData>
              </a:graphic>
            </wp:inline>
          </w:drawing>
        </w:r>
      </w:ins>
      <w:ins w:id="2" w:author="murcott" w:date="2018-07-06T17:23:00Z">
        <w:r>
          <w:rPr>
            <w:rFonts w:eastAsia="Times New Roman"/>
          </w:rPr>
          <w:t xml:space="preserve"> </w:t>
        </w:r>
      </w:ins>
      <w:ins w:id="3" w:author="murcott" w:date="2018-07-06T17:23:00Z">
        <w:r>
          <w:rPr/>
          <w:drawing>
            <wp:inline distT="0" distB="0" distL="0" distR="0">
              <wp:extent cx="7343775" cy="48101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10" r="-6" b="-10"/>
                      <a:stretch>
                        <a:fillRect/>
                      </a:stretch>
                    </pic:blipFill>
                    <pic:spPr bwMode="auto">
                      <a:xfrm>
                        <a:off x="0" y="0"/>
                        <a:ext cx="7343775" cy="4810125"/>
                      </a:xfrm>
                      <a:prstGeom prst="rect">
                        <a:avLst/>
                      </a:prstGeom>
                    </pic:spPr>
                  </pic:pic>
                </a:graphicData>
              </a:graphic>
            </wp:inline>
          </w:drawing>
        </w:r>
      </w:ins>
      <w:ins w:id="4" w:author="murcott" w:date="2018-07-06T17:23:00Z">
        <w:r>
          <w:rPr>
            <w:rFonts w:eastAsia="Times New Roman"/>
          </w:rPr>
          <w:t xml:space="preserve"> </w:t>
        </w:r>
      </w:ins>
      <w:ins w:id="5" w:author="murcott" w:date="2018-07-06T17:23:00Z">
        <w:r>
          <w:rPr/>
          <w:drawing>
            <wp:inline distT="0" distB="0" distL="0" distR="0">
              <wp:extent cx="5667375" cy="51339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9" r="-8" b="-9"/>
                      <a:stretch>
                        <a:fillRect/>
                      </a:stretch>
                    </pic:blipFill>
                    <pic:spPr bwMode="auto">
                      <a:xfrm>
                        <a:off x="0" y="0"/>
                        <a:ext cx="5667375" cy="5133975"/>
                      </a:xfrm>
                      <a:prstGeom prst="rect">
                        <a:avLst/>
                      </a:prstGeom>
                    </pic:spPr>
                  </pic:pic>
                </a:graphicData>
              </a:graphic>
            </wp:inline>
          </w:drawing>
        </w:r>
      </w:ins>
      <w:ins w:id="6" w:author="murcott" w:date="2018-07-06T17:23:00Z">
        <w:r>
          <w:rPr>
            <w:rFonts w:eastAsia="Times New Roman"/>
          </w:rPr>
          <w:t xml:space="preserve">  </w:t>
        </w:r>
      </w:ins>
      <w:ins w:id="7" w:author="murcott" w:date="2018-07-06T17:23:00Z">
        <w:r>
          <w:rPr/>
          <w:t xml:space="preserve">SHAPE  \* MERGEFORMAT </w:t>
        </w:r>
      </w:ins>
      <w:ins w:id="8" w:author="murcott" w:date="2018-07-06T17:23:00Z">
        <w:r>
          <w:rPr>
            <w:lang w:val="en-US" w:eastAsia="en-US"/>
          </w:rPr>
          <w:drawing>
            <wp:inline distT="0" distB="0" distL="0" distR="0">
              <wp:extent cx="4414520" cy="7256145"/>
              <wp:effectExtent l="0" t="0" r="0" b="0"/>
              <wp:docPr id="5"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8" descr="" title=""/>
                      <pic:cNvPicPr>
                        <a:picLocks noChangeAspect="1" noChangeArrowheads="1"/>
                      </pic:cNvPicPr>
                    </pic:nvPicPr>
                    <pic:blipFill>
                      <a:blip r:embed="rId6"/>
                      <a:srcRect l="-6" t="-10" r="-6" b="-10"/>
                      <a:stretch>
                        <a:fillRect/>
                      </a:stretch>
                    </pic:blipFill>
                    <pic:spPr bwMode="auto">
                      <a:xfrm>
                        <a:off x="0" y="0"/>
                        <a:ext cx="4414520" cy="7256145"/>
                      </a:xfrm>
                      <a:prstGeom prst="rect">
                        <a:avLst/>
                      </a:prstGeom>
                    </pic:spPr>
                  </pic:pic>
                </a:graphicData>
              </a:graphic>
            </wp:inline>
          </w:drawing>
        </w:r>
      </w:ins>
      <w:ins w:id="9" w:author="murcott" w:date="2018-07-06T17:23:00Z">
        <w:r>
          <w:rPr/>
          <w:t xml:space="preserve"> </w:t>
        </w:r>
      </w:ins>
      <w:ins w:id="10" w:author="murcott" w:date="2018-07-06T17:23:00Z">
        <w:r>
          <w:rPr/>
          <w:drawing>
            <wp:inline distT="0" distB="0" distL="0" distR="0">
              <wp:extent cx="7038975" cy="493395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6" t="-9" r="-6" b="-9"/>
                      <a:stretch>
                        <a:fillRect/>
                      </a:stretch>
                    </pic:blipFill>
                    <pic:spPr bwMode="auto">
                      <a:xfrm>
                        <a:off x="0" y="0"/>
                        <a:ext cx="7038975" cy="4933950"/>
                      </a:xfrm>
                      <a:prstGeom prst="rect">
                        <a:avLst/>
                      </a:prstGeom>
                    </pic:spPr>
                  </pic:pic>
                </a:graphicData>
              </a:graphic>
            </wp:inline>
          </w:drawing>
        </w:r>
      </w:ins>
      <w:ins w:id="11" w:author="murcott" w:date="2018-07-06T17:23:00Z">
        <w:r>
          <w:rPr/>
          <w:t xml:space="preserve"> </w:t>
        </w:r>
      </w:ins>
      <w:ins w:id="12" w:author="murcott" w:date="2018-07-06T17:23:00Z">
        <w:r>
          <w:rPr/>
          <w:drawing>
            <wp:inline distT="0" distB="0" distL="0" distR="0">
              <wp:extent cx="7296150" cy="438150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6" t="-11" r="-6" b="-11"/>
                      <a:stretch>
                        <a:fillRect/>
                      </a:stretch>
                    </pic:blipFill>
                    <pic:spPr bwMode="auto">
                      <a:xfrm>
                        <a:off x="0" y="0"/>
                        <a:ext cx="7296150" cy="4381500"/>
                      </a:xfrm>
                      <a:prstGeom prst="rect">
                        <a:avLst/>
                      </a:prstGeom>
                    </pic:spPr>
                  </pic:pic>
                </a:graphicData>
              </a:graphic>
            </wp:inline>
          </w:drawing>
        </w:r>
      </w:ins>
      <w:ins w:id="13" w:author="murcott" w:date="2018-07-06T17:23:00Z">
        <w:r>
          <w:rPr/>
          <w:t xml:space="preserve"> </w:t>
        </w:r>
      </w:ins>
      <w:ins w:id="14" w:author="murcott" w:date="2018-07-06T17:23:00Z">
        <w:r>
          <w:rPr/>
          <w:drawing>
            <wp:inline distT="0" distB="0" distL="0" distR="0">
              <wp:extent cx="5429250" cy="731520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rcRect l="-8" t="-6" r="-8" b="-6"/>
                      <a:stretch>
                        <a:fillRect/>
                      </a:stretch>
                    </pic:blipFill>
                    <pic:spPr bwMode="auto">
                      <a:xfrm>
                        <a:off x="0" y="0"/>
                        <a:ext cx="5429250" cy="7315200"/>
                      </a:xfrm>
                      <a:prstGeom prst="rect">
                        <a:avLst/>
                      </a:prstGeom>
                    </pic:spPr>
                  </pic:pic>
                </a:graphicData>
              </a:graphic>
            </wp:inline>
          </w:drawing>
        </w:r>
      </w:ins>
      <w:ins w:id="15" w:author="murcott" w:date="2018-07-06T17:23:00Z">
        <w:r>
          <w:rPr/>
          <w:t xml:space="preserve"> </w:t>
        </w:r>
      </w:ins>
      <w:ins w:id="16" w:author="murcott" w:date="2018-07-06T17:23:00Z">
        <w:r>
          <w:rPr/>
          <w:drawing>
            <wp:inline distT="0" distB="0" distL="0" distR="0">
              <wp:extent cx="6477000" cy="492442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rcRect l="-7" t="-9" r="-7" b="-9"/>
                      <a:stretch>
                        <a:fillRect/>
                      </a:stretch>
                    </pic:blipFill>
                    <pic:spPr bwMode="auto">
                      <a:xfrm>
                        <a:off x="0" y="0"/>
                        <a:ext cx="6477000" cy="4924425"/>
                      </a:xfrm>
                      <a:prstGeom prst="rect">
                        <a:avLst/>
                      </a:prstGeom>
                    </pic:spPr>
                  </pic:pic>
                </a:graphicData>
              </a:graphic>
            </wp:inline>
          </w:drawing>
        </w:r>
      </w:ins>
    </w:p>
    <w:p>
      <w:pPr>
        <w:pStyle w:val="Normal"/>
        <w:rPr/>
      </w:pPr>
      <w:ins w:id="17" w:author="Ralph Coffman" w:date="2018-07-06T17:23:00Z">
        <w:r>
          <w:rPr/>
          <w:drawing>
            <wp:inline distT="0" distB="0" distL="0" distR="0">
              <wp:extent cx="3093720" cy="3023870"/>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rcRect l="-7" t="-7" r="-7" b="-7"/>
                      <a:stretch>
                        <a:fillRect/>
                      </a:stretch>
                    </pic:blipFill>
                    <pic:spPr bwMode="auto">
                      <a:xfrm>
                        <a:off x="0" y="0"/>
                        <a:ext cx="3093720" cy="3023870"/>
                      </a:xfrm>
                      <a:prstGeom prst="rect">
                        <a:avLst/>
                      </a:prstGeom>
                    </pic:spPr>
                  </pic:pic>
                </a:graphicData>
              </a:graphic>
            </wp:inline>
          </w:drawing>
        </w:r>
      </w:ins>
      <w:ins w:id="18" w:author="Ralph Coffman" w:date="2018-07-06T17:23:00Z">
        <w:r>
          <w:rPr/>
          <w:drawing>
            <wp:inline distT="0" distB="0" distL="0" distR="0">
              <wp:extent cx="3390900" cy="3018155"/>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rcRect l="-7" t="-8" r="-7" b="-8"/>
                      <a:stretch>
                        <a:fillRect/>
                      </a:stretch>
                    </pic:blipFill>
                    <pic:spPr bwMode="auto">
                      <a:xfrm>
                        <a:off x="0" y="0"/>
                        <a:ext cx="3390900" cy="3018155"/>
                      </a:xfrm>
                      <a:prstGeom prst="rect">
                        <a:avLst/>
                      </a:prstGeom>
                    </pic:spPr>
                  </pic:pic>
                </a:graphicData>
              </a:graphic>
            </wp:inline>
          </w:drawing>
        </w:r>
      </w:ins>
    </w:p>
    <w:p>
      <w:pPr>
        <w:pStyle w:val="Normal"/>
        <w:rPr/>
      </w:pPr>
      <w:ins w:id="19" w:author="Ralph Coffman" w:date="2018-07-06T17:23:00Z">
        <w:r>
          <w:rPr/>
          <w:drawing>
            <wp:inline distT="0" distB="0" distL="0" distR="0">
              <wp:extent cx="3558540" cy="3218815"/>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rcRect l="-8" t="-9" r="-8" b="-9"/>
                      <a:stretch>
                        <a:fillRect/>
                      </a:stretch>
                    </pic:blipFill>
                    <pic:spPr bwMode="auto">
                      <a:xfrm>
                        <a:off x="0" y="0"/>
                        <a:ext cx="3558540" cy="3218815"/>
                      </a:xfrm>
                      <a:prstGeom prst="rect">
                        <a:avLst/>
                      </a:prstGeom>
                    </pic:spPr>
                  </pic:pic>
                </a:graphicData>
              </a:graphic>
            </wp:inline>
          </w:drawing>
        </w:r>
      </w:ins>
      <w:ins w:id="20" w:author="Ralph Coffman" w:date="2018-07-06T17:23:00Z">
        <w:r>
          <w:rPr>
            <w:lang w:val="en-US" w:eastAsia="en-US"/>
          </w:rPr>
          <w:drawing>
            <wp:inline distT="0" distB="0" distL="0" distR="0">
              <wp:extent cx="1953260" cy="3210560"/>
              <wp:effectExtent l="0" t="0" r="0" b="0"/>
              <wp:docPr id="13"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l18" descr="" title=""/>
                      <pic:cNvPicPr>
                        <a:picLocks noChangeAspect="1" noChangeArrowheads="1"/>
                      </pic:cNvPicPr>
                    </pic:nvPicPr>
                    <pic:blipFill>
                      <a:blip r:embed="rId14"/>
                      <a:srcRect l="-6" t="-10" r="-6" b="-10"/>
                      <a:stretch>
                        <a:fillRect/>
                      </a:stretch>
                    </pic:blipFill>
                    <pic:spPr bwMode="auto">
                      <a:xfrm>
                        <a:off x="0" y="0"/>
                        <a:ext cx="1953260" cy="3210560"/>
                      </a:xfrm>
                      <a:prstGeom prst="rect">
                        <a:avLst/>
                      </a:prstGeom>
                    </pic:spPr>
                  </pic:pic>
                </a:graphicData>
              </a:graphic>
            </wp:inline>
          </w:drawing>
        </w:r>
      </w:ins>
    </w:p>
    <w:p>
      <w:pPr>
        <w:pStyle w:val="Normal"/>
        <w:rPr/>
      </w:pPr>
      <w:ins w:id="21" w:author="Ralph Coffman" w:date="2018-07-06T17:23:00Z">
        <w:r>
          <w:rPr/>
          <w:drawing>
            <wp:inline distT="0" distB="0" distL="0" distR="0">
              <wp:extent cx="4720590" cy="2834640"/>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15"/>
                      <a:srcRect l="-6" t="-11" r="-6" b="-11"/>
                      <a:stretch>
                        <a:fillRect/>
                      </a:stretch>
                    </pic:blipFill>
                    <pic:spPr bwMode="auto">
                      <a:xfrm>
                        <a:off x="0" y="0"/>
                        <a:ext cx="4720590" cy="2834640"/>
                      </a:xfrm>
                      <a:prstGeom prst="rect">
                        <a:avLst/>
                      </a:prstGeom>
                    </pic:spPr>
                  </pic:pic>
                </a:graphicData>
              </a:graphic>
            </wp:inline>
          </w:drawing>
        </w:r>
      </w:ins>
    </w:p>
    <w:p>
      <w:pPr>
        <w:pStyle w:val="Normal"/>
        <w:rPr/>
      </w:pPr>
      <w:ins w:id="22" w:author="Ralph Coffman" w:date="2018-07-06T17:23:00Z">
        <w:r>
          <w:rPr/>
          <w:drawing>
            <wp:inline distT="0" distB="0" distL="0" distR="0">
              <wp:extent cx="2886075" cy="1894840"/>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16"/>
                      <a:srcRect l="-6" t="-10" r="-6" b="-10"/>
                      <a:stretch>
                        <a:fillRect/>
                      </a:stretch>
                    </pic:blipFill>
                    <pic:spPr bwMode="auto">
                      <a:xfrm>
                        <a:off x="0" y="0"/>
                        <a:ext cx="2886075" cy="1894840"/>
                      </a:xfrm>
                      <a:prstGeom prst="rect">
                        <a:avLst/>
                      </a:prstGeom>
                    </pic:spPr>
                  </pic:pic>
                </a:graphicData>
              </a:graphic>
            </wp:inline>
          </w:drawing>
        </w:r>
      </w:ins>
      <w:ins w:id="23" w:author="Ralph Coffman" w:date="2018-07-06T17:23:00Z">
        <w:r>
          <w:rPr>
            <w:rFonts w:eastAsia="Times New Roman"/>
          </w:rPr>
          <w:t xml:space="preserve">     </w:t>
        </w:r>
      </w:ins>
      <w:ins w:id="24" w:author="Ralph Coffman" w:date="2018-07-06T17:23:00Z">
        <w:r>
          <w:rPr/>
          <w:drawing>
            <wp:inline distT="0" distB="0" distL="0" distR="0">
              <wp:extent cx="2964180" cy="3993515"/>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17"/>
                      <a:srcRect l="-8" t="-6" r="-8" b="-6"/>
                      <a:stretch>
                        <a:fillRect/>
                      </a:stretch>
                    </pic:blipFill>
                    <pic:spPr bwMode="auto">
                      <a:xfrm>
                        <a:off x="0" y="0"/>
                        <a:ext cx="2964180" cy="3993515"/>
                      </a:xfrm>
                      <a:prstGeom prst="rect">
                        <a:avLst/>
                      </a:prstGeom>
                    </pic:spPr>
                  </pic:pic>
                </a:graphicData>
              </a:graphic>
            </wp:inline>
          </w:drawing>
        </w:r>
      </w:ins>
      <w:ins w:id="25" w:author="Ralph Coffman" w:date="2018-07-06T17:23:00Z">
        <w:r>
          <w:rPr>
            <w:rFonts w:eastAsia="Times New Roman"/>
          </w:rPr>
          <w:t xml:space="preserve"> </w:t>
        </w:r>
      </w:ins>
      <w:ins w:id="26" w:author="Ralph Coffman" w:date="2018-07-06T17:23:00Z">
        <w:r>
          <w:rPr/>
          <w:drawing>
            <wp:inline distT="0" distB="0" distL="0" distR="0">
              <wp:extent cx="4281170" cy="3255010"/>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18"/>
                      <a:srcRect l="-7" t="-9" r="-7" b="-9"/>
                      <a:stretch>
                        <a:fillRect/>
                      </a:stretch>
                    </pic:blipFill>
                    <pic:spPr bwMode="auto">
                      <a:xfrm>
                        <a:off x="0" y="0"/>
                        <a:ext cx="4281170" cy="3255010"/>
                      </a:xfrm>
                      <a:prstGeom prst="rect">
                        <a:avLst/>
                      </a:prstGeom>
                    </pic:spPr>
                  </pic:pic>
                </a:graphicData>
              </a:graphic>
            </wp:inline>
          </w:drawing>
        </w:r>
      </w:ins>
    </w:p>
    <w:p>
      <w:pPr>
        <w:pStyle w:val="Normal"/>
        <w:rPr/>
      </w:pPr>
      <w:r>
        <w:rPr/>
      </w:r>
    </w:p>
    <w:p>
      <w:pPr>
        <w:pStyle w:val="Normal"/>
        <w:rPr/>
      </w:pPr>
      <w:r>
        <w:rPr/>
        <w:t>Figs. 1-3. Hongshan-Liaoning-Pig Dragon-Jade-</w:t>
      </w:r>
      <w:r>
        <w:rPr/>
        <w:t>紅山</w:t>
      </w:r>
      <w:r>
        <w:rPr>
          <w:rFonts w:eastAsia="Times New Roman"/>
        </w:rPr>
        <w:t xml:space="preserve"> </w:t>
      </w:r>
      <w:r>
        <w:rPr/>
        <w:t xml:space="preserve">- </w:t>
      </w:r>
      <w:r>
        <w:rPr/>
        <w:t>遼寧</w:t>
      </w:r>
      <w:r>
        <w:rPr>
          <w:rFonts w:eastAsia="Times New Roman"/>
        </w:rPr>
        <w:t xml:space="preserve"> </w:t>
      </w:r>
      <w:r>
        <w:rPr/>
        <w:t xml:space="preserve">- </w:t>
      </w:r>
      <w:r>
        <w:rPr/>
        <w:t>豬龍</w:t>
      </w:r>
      <w:r>
        <w:rPr/>
        <w:t>-</w:t>
      </w:r>
      <w:r>
        <w:rPr/>
        <w:t>玉</w:t>
      </w:r>
      <w:r>
        <w:rPr/>
        <w:t>-6.75 in</w:t>
      </w:r>
    </w:p>
    <w:p>
      <w:pPr>
        <w:pStyle w:val="Normal"/>
        <w:rPr/>
      </w:pPr>
      <w:r>
        <w:rPr>
          <w:rStyle w:val="StrongEmphasis"/>
        </w:rPr>
        <w:t>Case no.: 5</w:t>
      </w:r>
    </w:p>
    <w:p>
      <w:pPr>
        <w:pStyle w:val="Normal"/>
        <w:rPr/>
      </w:pPr>
      <w:r>
        <w:rPr>
          <w:rStyle w:val="StrongEmphasis"/>
        </w:rPr>
        <w:t>Accession Number: A000</w:t>
      </w:r>
    </w:p>
    <w:p>
      <w:pPr>
        <w:pStyle w:val="Normal"/>
        <w:rPr/>
      </w:pPr>
      <w:r>
        <w:rPr/>
        <w:t>Formal Label: Hongshan-Liaoning-Pig Dragon-Jade-</w:t>
      </w:r>
      <w:r>
        <w:rPr/>
        <w:t>紅山</w:t>
      </w:r>
      <w:r>
        <w:rPr>
          <w:rFonts w:eastAsia="Times New Roman"/>
        </w:rPr>
        <w:t xml:space="preserve"> </w:t>
      </w:r>
      <w:r>
        <w:rPr/>
        <w:t xml:space="preserve">- </w:t>
      </w:r>
      <w:r>
        <w:rPr/>
        <w:t>遼寧</w:t>
      </w:r>
      <w:r>
        <w:rPr>
          <w:rFonts w:eastAsia="Times New Roman"/>
        </w:rPr>
        <w:t xml:space="preserve"> </w:t>
      </w:r>
      <w:r>
        <w:rPr/>
        <w:t xml:space="preserve">- </w:t>
      </w:r>
      <w:r>
        <w:rPr/>
        <w:t>豬龍</w:t>
      </w:r>
      <w:r>
        <w:rPr/>
        <w:t>-</w:t>
      </w:r>
      <w:r>
        <w:rPr/>
        <w:t>玉</w:t>
      </w:r>
      <w:r>
        <w:rPr/>
        <w:t>-6.75 in</w:t>
      </w:r>
    </w:p>
    <w:p>
      <w:pPr>
        <w:pStyle w:val="Normal"/>
        <w:rPr>
          <w:b/>
          <w:b/>
          <w:bCs/>
        </w:rPr>
      </w:pPr>
      <w:r>
        <w:rPr>
          <w:b/>
          <w:bCs/>
        </w:rPr>
        <w:t>Display Description:</w:t>
      </w:r>
    </w:p>
    <w:p>
      <w:pPr>
        <w:pStyle w:val="Normal"/>
        <w:ind w:firstLine="720"/>
        <w:rPr/>
      </w:pPr>
      <w:r>
        <w:rPr/>
        <w:t>This Hongshan Pig-dragon jade carving from Liaoning (</w:t>
      </w:r>
      <w:r>
        <w:rPr>
          <w:rStyle w:val="Shorttext"/>
          <w:lang w:eastAsia="zh-TW"/>
        </w:rPr>
        <w:t>紅山</w:t>
      </w:r>
      <w:r>
        <w:rPr>
          <w:rStyle w:val="Shorttext"/>
          <w:rFonts w:eastAsia="DengXian;等线" w:cs="MS Mincho;ＭＳ 明朝" w:ascii="MS Mincho;ＭＳ 明朝" w:hAnsi="MS Mincho;ＭＳ 明朝"/>
        </w:rPr>
        <w:t>-</w:t>
      </w:r>
      <w:r>
        <w:rPr>
          <w:rFonts w:ascii="MS Mincho;ＭＳ 明朝" w:hAnsi="MS Mincho;ＭＳ 明朝" w:cs="MS Mincho;ＭＳ 明朝" w:eastAsia="MS Mincho;ＭＳ 明朝"/>
          <w:lang w:eastAsia="zh-TW"/>
        </w:rPr>
        <w:t>玉</w:t>
      </w:r>
      <w:r>
        <w:rPr>
          <w:lang w:eastAsia="zh-TW"/>
        </w:rPr>
        <w:t>--</w:t>
      </w:r>
      <w:r>
        <w:rPr>
          <w:rFonts w:ascii="MS Mincho;ＭＳ 明朝" w:hAnsi="MS Mincho;ＭＳ 明朝" w:cs="MS Mincho;ＭＳ 明朝" w:eastAsia="MS Mincho;ＭＳ 明朝"/>
          <w:lang w:eastAsia="zh-TW"/>
        </w:rPr>
        <w:t>豬頭龍</w:t>
      </w:r>
      <w:r>
        <w:rPr>
          <w:lang w:eastAsia="zh-TW"/>
        </w:rPr>
        <w:t>--</w:t>
      </w:r>
      <w:r>
        <w:rPr>
          <w:rFonts w:ascii="MS Mincho;ＭＳ 明朝" w:hAnsi="MS Mincho;ＭＳ 明朝" w:cs="MS Mincho;ＭＳ 明朝" w:eastAsia="MS Mincho;ＭＳ 明朝"/>
          <w:lang w:eastAsia="zh-TW"/>
        </w:rPr>
        <w:t>建平</w:t>
      </w:r>
      <w:r>
        <w:rPr>
          <w:lang w:eastAsia="zh-TW"/>
        </w:rPr>
        <w:t>--</w:t>
      </w:r>
      <w:r>
        <w:rPr>
          <w:rFonts w:ascii="MS Mincho;ＭＳ 明朝" w:hAnsi="MS Mincho;ＭＳ 明朝" w:cs="MS Mincho;ＭＳ 明朝" w:eastAsia="MS Mincho;ＭＳ 明朝"/>
          <w:lang w:eastAsia="zh-TW"/>
        </w:rPr>
        <w:t>遼寧</w:t>
      </w:r>
      <w:r>
        <w:rPr>
          <w:rFonts w:eastAsia="PMingLiU;新細明體" w:cs="MS Mincho;ＭＳ 明朝" w:ascii="MS Mincho;ＭＳ 明朝" w:hAnsi="MS Mincho;ＭＳ 明朝"/>
          <w:lang w:eastAsia="zh-TW"/>
        </w:rPr>
        <w:t>)</w:t>
      </w:r>
      <w:r>
        <w:rPr/>
        <w:t xml:space="preserve">is a zoomorphic, figurine with a pig-like snout and pointed ears on an elongated, "suggestively fetal” or serpentine, limbless body, coiled around a central axis (see </w:t>
      </w:r>
      <w:r>
        <w:rPr>
          <w:rStyle w:val="HTMLCite"/>
          <w:i w:val="false"/>
        </w:rPr>
        <w:t>Childs-Johnson 1991).</w:t>
      </w:r>
      <w:r>
        <w:rPr/>
        <w:t xml:space="preserve"> Early Hongshan pig-dragon jade carvings (ca 5000 BCE) have stout, pig-like bodies, while later Hongshan examples (ca 3000 BCE) have slender, serpentine bodies. Since pig-dragon jade carvings have been excavated as Hongshan grave goods (</w:t>
      </w:r>
      <w:r>
        <w:rPr>
          <w:rStyle w:val="Referencetext"/>
        </w:rPr>
        <w:t>Howard 2006)</w:t>
      </w:r>
      <w:r>
        <w:rPr/>
        <w:t>, and since pig bones have accounted for 60 percent of animal bones recovered from Hongshan sites, it is inferred that pigs were important not only for the Hongshan economy but also for their symbolic significance. The melding of a fetal-serpentine shape with that of a pig may have been intended to couple an ancient dragon-serpentine shape with that of an economic icon producing a powerful Hongshan foundational image.</w:t>
      </w:r>
    </w:p>
    <w:p>
      <w:pPr>
        <w:pStyle w:val="Normal"/>
        <w:ind w:firstLine="720"/>
        <w:rPr>
          <w:b/>
          <w:b/>
          <w:bCs/>
        </w:rPr>
      </w:pPr>
      <w:r>
        <w:rPr/>
        <w:t xml:space="preserve">The Shang (ca 2000 BCE) written sign for a dragon </w:t>
      </w:r>
      <w:r>
        <w:rPr>
          <w:lang w:val="en-US" w:eastAsia="en-US"/>
        </w:rPr>
        <w:drawing>
          <wp:inline distT="0" distB="0" distL="0" distR="0">
            <wp:extent cx="260350" cy="240030"/>
            <wp:effectExtent l="0" t="0" r="0" b="0"/>
            <wp:docPr id="18"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title=""/>
                    <pic:cNvPicPr>
                      <a:picLocks noChangeAspect="1" noChangeArrowheads="1"/>
                    </pic:cNvPicPr>
                  </pic:nvPicPr>
                  <pic:blipFill>
                    <a:blip r:embed="rId19"/>
                    <a:srcRect l="-10" t="-11" r="-10" b="-11"/>
                    <a:stretch>
                      <a:fillRect/>
                    </a:stretch>
                  </pic:blipFill>
                  <pic:spPr bwMode="auto">
                    <a:xfrm>
                      <a:off x="0" y="0"/>
                      <a:ext cx="260350" cy="240030"/>
                    </a:xfrm>
                    <a:prstGeom prst="rect">
                      <a:avLst/>
                    </a:prstGeom>
                  </pic:spPr>
                </pic:pic>
              </a:graphicData>
            </a:graphic>
          </wp:inline>
        </w:drawing>
      </w:r>
      <w:r>
        <w:rPr>
          <w:lang w:val="en-US" w:eastAsia="en-US"/>
        </w:rPr>
        <w:t xml:space="preserve"> , incorporates motifs. For  instance, the top of the </w:t>
      </w:r>
      <w:r>
        <w:rPr/>
        <w:t>emperor’s tall crown is capped with a dragon’s horn</w:t>
      </w:r>
      <w:r>
        <w:rPr>
          <w:rFonts w:ascii="MS Mincho;ＭＳ 明朝" w:hAnsi="MS Mincho;ＭＳ 明朝" w:cs="MS Mincho;ＭＳ 明朝" w:eastAsia="MS Mincho;ＭＳ 明朝"/>
          <w:b/>
          <w:sz w:val="36"/>
        </w:rPr>
        <w:t>立</w:t>
      </w:r>
      <w:r>
        <w:rPr>
          <w:rFonts w:eastAsia="Times New Roman"/>
          <w:sz w:val="36"/>
        </w:rPr>
        <w:t xml:space="preserve"> </w:t>
      </w:r>
      <w:r>
        <w:rPr/>
        <w:t xml:space="preserve">resembles the and also symbolizes an, </w:t>
      </w:r>
      <w:r>
        <w:rPr>
          <w:rFonts w:ascii="MS Mincho;ＭＳ 明朝" w:hAnsi="MS Mincho;ＭＳ 明朝" w:cs="MS Mincho;ＭＳ 明朝" w:eastAsia="MS Mincho;ＭＳ 明朝"/>
          <w:b/>
          <w:sz w:val="32"/>
        </w:rPr>
        <w:t>月</w:t>
      </w:r>
      <w:r>
        <w:rPr>
          <w:rFonts w:eastAsia="Times New Roman"/>
        </w:rPr>
        <w:t xml:space="preserve"> </w:t>
      </w:r>
      <w:r>
        <w:rPr/>
        <w:t xml:space="preserve">portrays a large open mouth with two big front teeth inside, and </w:t>
      </w:r>
      <w:r>
        <w:rPr>
          <w:lang w:val="en-US" w:eastAsia="en-US"/>
        </w:rPr>
        <w:drawing>
          <wp:inline distT="0" distB="0" distL="0" distR="0">
            <wp:extent cx="135890" cy="246380"/>
            <wp:effectExtent l="0" t="0" r="0" b="0"/>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20"/>
                    <a:srcRect l="-21" t="-11" r="-21" b="-11"/>
                    <a:stretch>
                      <a:fillRect/>
                    </a:stretch>
                  </pic:blipFill>
                  <pic:spPr bwMode="auto">
                    <a:xfrm>
                      <a:off x="0" y="0"/>
                      <a:ext cx="135890" cy="246380"/>
                    </a:xfrm>
                    <a:prstGeom prst="rect">
                      <a:avLst/>
                    </a:prstGeom>
                  </pic:spPr>
                </pic:pic>
              </a:graphicData>
            </a:graphic>
          </wp:inline>
        </w:drawing>
      </w:r>
      <w:r>
        <w:rPr>
          <w:lang w:val="en-US" w:eastAsia="en-US"/>
        </w:rPr>
        <w:t xml:space="preserve"> </w:t>
      </w:r>
      <w:r>
        <w:rPr>
          <w:b/>
          <w:lang w:val="en-US" w:eastAsia="en-US"/>
        </w:rPr>
        <w:t>&gt;</w:t>
      </w:r>
      <w:r>
        <w:rPr/>
        <w:t xml:space="preserve"> </w:t>
      </w:r>
      <w:r>
        <w:rPr/>
        <w:object>
          <v:shape id="ole_rId21" style="width:20.7pt;height:12.4pt" o:ole="">
            <v:imagedata r:id="rId22" o:title=""/>
          </v:shape>
          <o:OLEObject Type="Embed" ProgID="" ShapeID="ole_rId21" DrawAspect="Content" ObjectID="_1511281367" r:id="rId21"/>
        </w:object>
      </w:r>
      <w:r>
        <w:rPr/>
        <w:t xml:space="preserve">depicts a head </w:t>
      </w:r>
      <w:r>
        <w:rPr>
          <w:lang w:val="en-US" w:eastAsia="en-US"/>
        </w:rPr>
        <w:drawing>
          <wp:inline distT="0" distB="0" distL="0" distR="0">
            <wp:extent cx="138430" cy="120015"/>
            <wp:effectExtent l="0" t="0" r="0" b="0"/>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23"/>
                    <a:srcRect l="-44" t="-51" r="-44" b="-51"/>
                    <a:stretch>
                      <a:fillRect/>
                    </a:stretch>
                  </pic:blipFill>
                  <pic:spPr bwMode="auto">
                    <a:xfrm>
                      <a:off x="0" y="0"/>
                      <a:ext cx="138430" cy="120015"/>
                    </a:xfrm>
                    <a:prstGeom prst="rect">
                      <a:avLst/>
                    </a:prstGeom>
                  </pic:spPr>
                </pic:pic>
              </a:graphicData>
            </a:graphic>
          </wp:inline>
        </w:drawing>
      </w:r>
      <w:r>
        <w:rPr>
          <w:lang w:val="en-US" w:eastAsia="en-US"/>
        </w:rPr>
        <w:t>,</w:t>
      </w:r>
      <w:r>
        <w:rPr/>
        <w:t xml:space="preserve"> a 4-legged body </w:t>
      </w:r>
      <w:r>
        <w:rPr>
          <w:lang w:val="en-US" w:eastAsia="en-US"/>
        </w:rPr>
        <w:drawing>
          <wp:inline distT="0" distB="0" distL="0" distR="0">
            <wp:extent cx="156845" cy="123190"/>
            <wp:effectExtent l="0" t="0" r="0" b="0"/>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24"/>
                    <a:srcRect l="-39" t="-51" r="-39" b="-51"/>
                    <a:stretch>
                      <a:fillRect/>
                    </a:stretch>
                  </pic:blipFill>
                  <pic:spPr bwMode="auto">
                    <a:xfrm>
                      <a:off x="0" y="0"/>
                      <a:ext cx="156845" cy="123190"/>
                    </a:xfrm>
                    <a:prstGeom prst="rect">
                      <a:avLst/>
                    </a:prstGeom>
                  </pic:spPr>
                </pic:pic>
              </a:graphicData>
            </a:graphic>
          </wp:inline>
        </w:drawing>
      </w:r>
      <w:r>
        <w:rPr/>
        <w:t xml:space="preserve"> and a tail </w:t>
      </w:r>
      <w:r>
        <w:rPr/>
        <w:object>
          <v:shape id="ole_rId25" style="width:4.75pt;height:14.85pt" o:ole="">
            <v:imagedata r:id="rId26" o:title=""/>
          </v:shape>
          <o:OLEObject Type="Embed" ProgID="" ShapeID="ole_rId25" DrawAspect="Content" ObjectID="_1608123332" r:id="rId25"/>
        </w:object>
      </w:r>
      <w:r>
        <w:rPr/>
        <w:t>.This Shang glyph incorporates a 4-legged body which is legless and serpentine in Hongshan pig-dragon images.</w:t>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Liaoning Province</w:t>
      </w:r>
    </w:p>
    <w:p>
      <w:pPr>
        <w:pStyle w:val="Normal"/>
        <w:rPr>
          <w:b/>
          <w:b/>
        </w:rPr>
      </w:pPr>
      <w:r>
        <w:rPr>
          <w:b/>
        </w:rPr>
        <w:t xml:space="preserve">Map: </w:t>
      </w:r>
    </w:p>
    <w:p>
      <w:pPr>
        <w:pStyle w:val="Normal"/>
        <w:rPr>
          <w:b/>
          <w:b/>
        </w:rPr>
      </w:pPr>
      <w:r>
        <w:rPr>
          <w:b/>
        </w:rPr>
        <w:t xml:space="preserve">GPS coordinates: </w:t>
      </w:r>
    </w:p>
    <w:p>
      <w:pPr>
        <w:pStyle w:val="Normal"/>
        <w:rPr/>
      </w:pPr>
      <w:r>
        <w:rPr>
          <w:rStyle w:val="StrongEmphasis"/>
        </w:rPr>
        <w:t>Cultural Affiliation:</w:t>
      </w:r>
      <w:r>
        <w:rPr/>
        <w:t xml:space="preserve"> Hongshan</w:t>
      </w:r>
    </w:p>
    <w:p>
      <w:pPr>
        <w:pStyle w:val="Normal"/>
        <w:rPr/>
      </w:pPr>
      <w:r>
        <w:rPr>
          <w:rStyle w:val="StrongEmphasis"/>
        </w:rPr>
        <w:t>Medium:</w:t>
      </w:r>
      <w:r>
        <w:rPr/>
        <w:t xml:space="preserve"> jade</w:t>
      </w:r>
    </w:p>
    <w:p>
      <w:pPr>
        <w:pStyle w:val="Normal"/>
        <w:rPr/>
      </w:pPr>
      <w:r>
        <w:rPr>
          <w:rStyle w:val="StrongEmphasis"/>
        </w:rPr>
        <w:t>Dimensions:</w:t>
      </w:r>
      <w:r>
        <w:rPr/>
        <w:t xml:space="preserve"> </w:t>
      </w:r>
      <w:r>
        <w:rPr>
          <w:rStyle w:val="StrongEmphasis"/>
          <w:color w:val="454545"/>
          <w:sz w:val="27"/>
          <w:szCs w:val="27"/>
        </w:rPr>
        <w:t>H 4.5 in, W4.5 in</w:t>
      </w:r>
    </w:p>
    <w:p>
      <w:pPr>
        <w:pStyle w:val="Normal"/>
        <w:rPr/>
      </w:pPr>
      <w:r>
        <w:rPr>
          <w:rStyle w:val="StrongEmphasis"/>
        </w:rPr>
        <w:t xml:space="preserve">Weight:  </w:t>
      </w:r>
    </w:p>
    <w:p>
      <w:pPr>
        <w:pStyle w:val="Normal"/>
        <w:rPr>
          <w:rStyle w:val="StrongEmphasis"/>
        </w:rPr>
      </w:pPr>
      <w:r>
        <w:rPr>
          <w:rStyle w:val="StrongEmphasis"/>
        </w:rPr>
        <w:t>Condition: original</w:t>
      </w:r>
    </w:p>
    <w:p>
      <w:pPr>
        <w:pStyle w:val="Normal"/>
        <w:rPr>
          <w:b/>
          <w:b/>
          <w:bCs/>
        </w:rPr>
      </w:pPr>
      <w:r>
        <w:rPr>
          <w:rStyle w:val="StrongEmphasis"/>
        </w:rPr>
        <w:t>Provenance:</w:t>
      </w:r>
      <w:r>
        <w:rPr/>
        <w:t xml:space="preserve"> Jianping</w:t>
      </w:r>
    </w:p>
    <w:p>
      <w:pPr>
        <w:pStyle w:val="Normal"/>
        <w:rPr>
          <w:b/>
          <w:b/>
          <w:bCs/>
        </w:rPr>
      </w:pPr>
      <w:r>
        <w:rPr>
          <w:b/>
          <w:bCs/>
        </w:rPr>
        <w:t>Discussion:</w:t>
      </w:r>
    </w:p>
    <w:p>
      <w:pPr>
        <w:pStyle w:val="Normal"/>
        <w:rPr>
          <w:b/>
          <w:b/>
          <w:bCs/>
        </w:rPr>
      </w:pPr>
      <w:r>
        <w:rPr>
          <w:b/>
          <w:bCs/>
        </w:rPr>
        <w:t>References:</w:t>
      </w:r>
    </w:p>
    <w:p>
      <w:pPr>
        <w:pStyle w:val="Normal"/>
        <w:rPr>
          <w:rStyle w:val="HTMLCite"/>
          <w:i w:val="false"/>
          <w:i w:val="false"/>
        </w:rPr>
      </w:pPr>
      <w:r>
        <w:rPr>
          <w:rStyle w:val="HTMLCite"/>
          <w:i w:val="false"/>
        </w:rPr>
        <w:t xml:space="preserve">Childs-Johnson, Elizabeth (1991). "Jades of the Hongshan culture: the dragon and fertility cult worship," </w:t>
      </w:r>
      <w:r>
        <w:rPr>
          <w:rStyle w:val="HTMLCite"/>
        </w:rPr>
        <w:t>Arts asiatiques</w:t>
      </w:r>
      <w:r>
        <w:rPr>
          <w:rStyle w:val="HTMLCite"/>
          <w:i w:val="false"/>
        </w:rPr>
        <w:t xml:space="preserve">, </w:t>
      </w:r>
      <w:r>
        <w:rPr>
          <w:rStyle w:val="HTMLCite"/>
          <w:b/>
          <w:bCs/>
          <w:i w:val="false"/>
        </w:rPr>
        <w:t>46</w:t>
      </w:r>
      <w:r>
        <w:rPr>
          <w:rStyle w:val="HTMLCite"/>
          <w:i w:val="false"/>
        </w:rPr>
        <w:t xml:space="preserve">: 82–95. </w:t>
      </w:r>
    </w:p>
    <w:p>
      <w:pPr>
        <w:pStyle w:val="Normal"/>
        <w:rPr/>
      </w:pPr>
      <w:r>
        <w:rPr>
          <w:rStyle w:val="Referencetext"/>
        </w:rPr>
        <w:t xml:space="preserve">Salviati, Filippo (2002). </w:t>
      </w:r>
      <w:r>
        <w:rPr>
          <w:rStyle w:val="Referencetext"/>
          <w:i/>
          <w:iCs/>
        </w:rPr>
        <w:t>The Language of Adornment: Chinese Ornaments of Jade, Crystal, Amber and Glass</w:t>
      </w:r>
      <w:r>
        <w:rPr>
          <w:rStyle w:val="Referencetext"/>
        </w:rPr>
        <w:t>, Fig. 17. Ten Speed Press.</w:t>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Segoe UI">
    <w:charset w:val="00" w:characterSet="windows-1252"/>
    <w:family w:val="swiss"/>
    <w:pitch w:val="variable"/>
  </w:font>
  <w:font w:name="Liberation Sans">
    <w:altName w:val="Arial"/>
    <w:charset w:val="01" w:characterSet="utf-8"/>
    <w:family w:val="swiss"/>
    <w:pitch w:val="variable"/>
  </w:font>
  <w:font w:name="MS Mincho">
    <w:altName w:val="ＭＳ 明朝"/>
    <w:charset w:val="80"/>
    <w:family w:val="moder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rFonts w:eastAsia="Times New Roman"/>
      <w:b/>
      <w:bCs/>
      <w:kern w:val="2"/>
      <w:sz w:val="48"/>
      <w:szCs w:val="48"/>
    </w:rPr>
  </w:style>
  <w:style w:type="character" w:styleId="DefaultParagraphFont">
    <w:name w:val="Default Paragraph Font"/>
    <w:qFormat/>
    <w:rPr/>
  </w:style>
  <w:style w:type="character" w:styleId="StrongEmphasis">
    <w:name w:val="Strong Emphasis"/>
    <w:qFormat/>
    <w:rPr>
      <w:b/>
      <w:bCs/>
    </w:rPr>
  </w:style>
  <w:style w:type="character" w:styleId="Shorttext">
    <w:name w:val="short_text"/>
    <w:qFormat/>
    <w:rPr/>
  </w:style>
  <w:style w:type="character" w:styleId="InternetLink">
    <w:name w:val="Internet Link"/>
    <w:rPr>
      <w:color w:val="0000FF"/>
      <w:u w:val="single"/>
    </w:rPr>
  </w:style>
  <w:style w:type="character" w:styleId="VisitedInternetLink">
    <w:name w:val="Visited Internet Link"/>
    <w:rPr>
      <w:color w:val="954F72"/>
      <w:u w:val="single"/>
    </w:rPr>
  </w:style>
  <w:style w:type="character" w:styleId="HTMLCite">
    <w:name w:val="HTML Cite"/>
    <w:qFormat/>
    <w:rPr>
      <w:i/>
      <w:iCs/>
    </w:rPr>
  </w:style>
  <w:style w:type="character" w:styleId="Referencetext">
    <w:name w:val="reference-text"/>
    <w:qFormat/>
    <w:rPr/>
  </w:style>
  <w:style w:type="character" w:styleId="Heading1Char">
    <w:name w:val="Heading 1 Char"/>
    <w:qFormat/>
    <w:rPr>
      <w:rFonts w:eastAsia="Times New Roman"/>
      <w:b/>
      <w:bCs/>
      <w:kern w:val="2"/>
      <w:sz w:val="48"/>
      <w:szCs w:val="48"/>
    </w:rPr>
  </w:style>
  <w:style w:type="character" w:styleId="Hani">
    <w:name w:val="hani"/>
    <w:qFormat/>
    <w:rPr/>
  </w:style>
  <w:style w:type="character" w:styleId="BalloonTextChar">
    <w:name w:val="Balloon Text Char"/>
    <w:qFormat/>
    <w:rPr>
      <w:rFonts w:ascii="Segoe UI" w:hAnsi="Segoe UI" w:cs="Segoe UI"/>
      <w:sz w:val="18"/>
      <w:szCs w:val="18"/>
      <w:lang w:eastAsia="zh-CN"/>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paragraph" w:styleId="Revision">
    <w:name w:val="Revision"/>
    <w:qFormat/>
    <w:pPr>
      <w:widowControl/>
    </w:pPr>
    <w:rPr>
      <w:rFonts w:ascii="Times New Roman" w:hAnsi="Times New Roman" w:eastAsia="SimSun;宋体" w:cs="Times New Roman"/>
      <w:color w:val="auto"/>
      <w:sz w:val="24"/>
      <w:szCs w:val="24"/>
      <w:lang w:val="en-US" w:eastAsia="zh-CN" w:bidi="ar-SA"/>
    </w:rPr>
  </w:style>
  <w:style w:type="paragraph" w:styleId="BalloonText">
    <w:name w:val="Balloon Text"/>
    <w:basedOn w:val="Normal"/>
    <w:qFormat/>
    <w:pPr/>
    <w:rPr>
      <w:rFonts w:ascii="Segoe UI" w:hAnsi="Segoe UI" w:cs="Segoe UI"/>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oleObject" Target="embeddings/oleObject1.bin"/><Relationship Id="rId22" Type="http://schemas.openxmlformats.org/officeDocument/2006/relationships/image" Target="media/image20.wmf"/><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oleObject" Target="embeddings/oleObject2.bin"/><Relationship Id="rId26" Type="http://schemas.openxmlformats.org/officeDocument/2006/relationships/image" Target="media/image23.wmf"/><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2018-07-06T16:21:00Z</dcterms:created>
  <dc:creator>USER</dc:creator>
  <dc:description/>
  <cp:keywords/>
  <dc:language>en-US</dc:language>
  <cp:lastModifiedBy>Ralph Coffman</cp:lastModifiedBy>
  <dcterms:modified xsi:type="dcterms:W3CDTF">2018-07-07T11:04:00Z</dcterms:modified>
  <cp:revision>4</cp:revision>
  <dc:subject/>
  <dc:title>Asia-China-Hongshan-Pig Dragon-2</dc:title>
</cp:coreProperties>
</file>